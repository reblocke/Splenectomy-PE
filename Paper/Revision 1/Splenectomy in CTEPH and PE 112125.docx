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F8BB" w14:textId="77777777" w:rsidR="00EE71F8" w:rsidRDefault="00EE71F8" w:rsidP="00EE71F8">
      <w:pPr>
        <w:spacing w:after="0" w:line="240" w:lineRule="auto"/>
        <w:rPr>
          <w:b/>
          <w:bCs/>
        </w:rPr>
      </w:pPr>
      <w:r>
        <w:rPr>
          <w:b/>
          <w:bCs/>
        </w:rPr>
        <w:t>Title</w:t>
      </w:r>
    </w:p>
    <w:p w14:paraId="253FEAD0" w14:textId="689BA3E2" w:rsidR="00EE71F8" w:rsidRPr="00D32E14" w:rsidRDefault="00D32E14" w:rsidP="00EE71F8">
      <w:pPr>
        <w:spacing w:after="0" w:line="240" w:lineRule="auto"/>
      </w:pPr>
      <w:r w:rsidRPr="00D32E14">
        <w:t>S</w:t>
      </w:r>
      <w:r w:rsidR="006A464E" w:rsidRPr="00D32E14">
        <w:t xml:space="preserve">plenectomy </w:t>
      </w:r>
      <w:r w:rsidRPr="00D32E14">
        <w:t xml:space="preserve">increases CTEPH risk and modifies clinical features of acute </w:t>
      </w:r>
      <w:r w:rsidR="006A464E" w:rsidRPr="00D32E14">
        <w:t>pulmonary embolism</w:t>
      </w:r>
    </w:p>
    <w:p w14:paraId="201FEEFA" w14:textId="77777777" w:rsidR="00EE71F8" w:rsidRDefault="00EE71F8" w:rsidP="00EE71F8">
      <w:pPr>
        <w:spacing w:after="0" w:line="240" w:lineRule="auto"/>
      </w:pPr>
    </w:p>
    <w:p w14:paraId="041FB641" w14:textId="77777777" w:rsidR="00EE71F8" w:rsidRDefault="00EE71F8" w:rsidP="00EE71F8">
      <w:pPr>
        <w:spacing w:after="0" w:line="240" w:lineRule="auto"/>
        <w:rPr>
          <w:b/>
          <w:bCs/>
        </w:rPr>
      </w:pPr>
      <w:r w:rsidRPr="00174C81">
        <w:rPr>
          <w:b/>
          <w:bCs/>
        </w:rPr>
        <w:t>Running title</w:t>
      </w:r>
    </w:p>
    <w:p w14:paraId="4F9F8F63" w14:textId="5AF7D6AA" w:rsidR="00EE71F8" w:rsidRPr="00D32E14" w:rsidRDefault="006A464E" w:rsidP="00EE71F8">
      <w:pPr>
        <w:spacing w:after="0" w:line="240" w:lineRule="auto"/>
      </w:pPr>
      <w:r w:rsidRPr="00D32E14">
        <w:t>Splenectomy in CTEPH and PE</w:t>
      </w:r>
    </w:p>
    <w:p w14:paraId="374CB683" w14:textId="77777777" w:rsidR="00EE71F8" w:rsidRPr="00174C81" w:rsidRDefault="00EE71F8" w:rsidP="00EE71F8">
      <w:pPr>
        <w:spacing w:after="0" w:line="240" w:lineRule="auto"/>
        <w:rPr>
          <w:b/>
          <w:bCs/>
        </w:rPr>
      </w:pPr>
    </w:p>
    <w:p w14:paraId="1502887F" w14:textId="77777777" w:rsidR="00EE71F8" w:rsidRPr="00AC45EF" w:rsidRDefault="00EE71F8" w:rsidP="00EE71F8">
      <w:pPr>
        <w:spacing w:after="0" w:line="240" w:lineRule="auto"/>
        <w:rPr>
          <w:b/>
          <w:bCs/>
        </w:rPr>
      </w:pPr>
      <w:r w:rsidRPr="00AC45EF">
        <w:rPr>
          <w:b/>
          <w:bCs/>
        </w:rPr>
        <w:t>Authors</w:t>
      </w:r>
    </w:p>
    <w:p w14:paraId="1D3B3FDD" w14:textId="7D4662D2" w:rsidR="00EE71F8" w:rsidRPr="00D11487" w:rsidRDefault="00EE71F8" w:rsidP="00EE71F8">
      <w:pPr>
        <w:spacing w:after="0" w:line="240" w:lineRule="auto"/>
        <w:rPr>
          <w:b/>
          <w:vertAlign w:val="superscript"/>
        </w:rPr>
      </w:pPr>
      <w:r>
        <w:t>Darren White MD</w:t>
      </w:r>
      <w:r w:rsidR="000F20E9">
        <w:t>,</w:t>
      </w:r>
      <w:r>
        <w:rPr>
          <w:vertAlign w:val="superscript"/>
        </w:rPr>
        <w:t>1</w:t>
      </w:r>
      <w:r>
        <w:t xml:space="preserve"> </w:t>
      </w:r>
      <w:r w:rsidR="003B5D8D">
        <w:t>Brian W. Locke MD, MSCI</w:t>
      </w:r>
      <w:r w:rsidR="000F20E9">
        <w:t>,</w:t>
      </w:r>
      <w:r w:rsidR="003B5D8D">
        <w:rPr>
          <w:vertAlign w:val="superscript"/>
        </w:rPr>
        <w:t>1,2</w:t>
      </w:r>
      <w:r w:rsidR="003B5D8D">
        <w:t xml:space="preserve"> Brittany M. Sca</w:t>
      </w:r>
      <w:r w:rsidR="007C5DD5">
        <w:t>r</w:t>
      </w:r>
      <w:r w:rsidR="003B5D8D">
        <w:t>pato MD, MSCI</w:t>
      </w:r>
      <w:r w:rsidR="000F20E9">
        <w:t>,</w:t>
      </w:r>
      <w:r w:rsidR="003B5D8D">
        <w:rPr>
          <w:vertAlign w:val="superscript"/>
        </w:rPr>
        <w:t>1,2</w:t>
      </w:r>
      <w:r w:rsidR="003B5D8D">
        <w:t xml:space="preserve"> Meghan M. Cirulis, MD</w:t>
      </w:r>
      <w:r w:rsidR="000F20E9">
        <w:t>, MSCI,</w:t>
      </w:r>
      <w:r w:rsidR="003B5D8D">
        <w:rPr>
          <w:vertAlign w:val="superscript"/>
        </w:rPr>
        <w:t>2</w:t>
      </w:r>
      <w:r w:rsidR="003B5D8D">
        <w:t xml:space="preserve"> </w:t>
      </w:r>
      <w:r>
        <w:t>Kaan Raif MD,</w:t>
      </w:r>
      <w:r>
        <w:rPr>
          <w:vertAlign w:val="superscript"/>
        </w:rPr>
        <w:t>1</w:t>
      </w:r>
      <w:r>
        <w:t xml:space="preserve"> Mark </w:t>
      </w:r>
      <w:r w:rsidRPr="00BD0AFD">
        <w:t>W</w:t>
      </w:r>
      <w:r>
        <w:t>. Dodson</w:t>
      </w:r>
      <w:r w:rsidR="003B5D8D">
        <w:t xml:space="preserve"> </w:t>
      </w:r>
      <w:r>
        <w:t>MD, PhD</w:t>
      </w:r>
      <w:r>
        <w:rPr>
          <w:vertAlign w:val="superscript"/>
        </w:rPr>
        <w:t>2</w:t>
      </w:r>
    </w:p>
    <w:p w14:paraId="050DBEF4" w14:textId="77777777" w:rsidR="00EE71F8" w:rsidRDefault="00EE71F8" w:rsidP="00EE71F8">
      <w:pPr>
        <w:spacing w:after="0" w:line="240" w:lineRule="auto"/>
        <w:rPr>
          <w:b/>
        </w:rPr>
      </w:pPr>
    </w:p>
    <w:p w14:paraId="7B635CEC" w14:textId="77777777" w:rsidR="00EE71F8" w:rsidRPr="004F4049" w:rsidRDefault="00EE71F8" w:rsidP="00EE71F8">
      <w:pPr>
        <w:spacing w:after="0" w:line="240" w:lineRule="auto"/>
        <w:rPr>
          <w:b/>
        </w:rPr>
      </w:pPr>
      <w:r w:rsidRPr="004F4049">
        <w:rPr>
          <w:b/>
        </w:rPr>
        <w:t>Institutional affiliations</w:t>
      </w:r>
    </w:p>
    <w:p w14:paraId="72F05C5B" w14:textId="77777777" w:rsidR="00EE71F8" w:rsidRDefault="00EE71F8" w:rsidP="00EE71F8">
      <w:pPr>
        <w:spacing w:after="0" w:line="240" w:lineRule="auto"/>
      </w:pPr>
      <w:r>
        <w:t xml:space="preserve">1. Division of Pulmonary and Critical Care Medicine, University of Utah, Salt Lake City, </w:t>
      </w:r>
    </w:p>
    <w:p w14:paraId="50BFA30A" w14:textId="77777777" w:rsidR="00BD71B8" w:rsidRDefault="00EE71F8" w:rsidP="00EE71F8">
      <w:pPr>
        <w:spacing w:after="0" w:line="240" w:lineRule="auto"/>
      </w:pPr>
      <w:r>
        <w:t xml:space="preserve">Utah. </w:t>
      </w:r>
    </w:p>
    <w:p w14:paraId="2DF0B21C" w14:textId="1258C11A" w:rsidR="00EE71F8" w:rsidRPr="00EE71F8" w:rsidRDefault="00BD71B8" w:rsidP="00EE71F8">
      <w:pPr>
        <w:spacing w:after="0" w:line="240" w:lineRule="auto"/>
      </w:pPr>
      <w:r>
        <w:t xml:space="preserve">2. </w:t>
      </w:r>
      <w:r w:rsidR="00EE71F8">
        <w:t xml:space="preserve">Department of Pulmonary and Critical Care Medicine, Intermountain Medical Center, Murray, Utah. </w:t>
      </w:r>
    </w:p>
    <w:p w14:paraId="0B94A0F4" w14:textId="77777777" w:rsidR="00EE71F8" w:rsidRDefault="00EE71F8" w:rsidP="00EE71F8">
      <w:pPr>
        <w:spacing w:after="0" w:line="240" w:lineRule="auto"/>
      </w:pPr>
    </w:p>
    <w:p w14:paraId="5FEF76B2" w14:textId="77777777" w:rsidR="00EE71F8" w:rsidRDefault="00EE71F8" w:rsidP="00EE71F8">
      <w:pPr>
        <w:spacing w:after="0" w:line="240" w:lineRule="auto"/>
      </w:pPr>
    </w:p>
    <w:p w14:paraId="00A98480" w14:textId="77777777" w:rsidR="00EE71F8" w:rsidRPr="004F4049" w:rsidRDefault="00EE71F8" w:rsidP="00EE71F8">
      <w:pPr>
        <w:spacing w:after="0" w:line="240" w:lineRule="auto"/>
        <w:rPr>
          <w:b/>
        </w:rPr>
      </w:pPr>
      <w:r w:rsidRPr="004F4049">
        <w:rPr>
          <w:b/>
        </w:rPr>
        <w:t>Corresponding author</w:t>
      </w:r>
    </w:p>
    <w:p w14:paraId="024CE351" w14:textId="77777777" w:rsidR="00EE71F8" w:rsidRDefault="00EE71F8" w:rsidP="00EE71F8">
      <w:pPr>
        <w:spacing w:after="0" w:line="240" w:lineRule="auto"/>
      </w:pPr>
      <w:r>
        <w:t>Mark W. Dodson, MD, PhD</w:t>
      </w:r>
    </w:p>
    <w:p w14:paraId="5AB95279" w14:textId="77777777" w:rsidR="00EE71F8" w:rsidRDefault="00EE71F8" w:rsidP="00EE71F8">
      <w:pPr>
        <w:spacing w:after="0" w:line="240" w:lineRule="auto"/>
      </w:pPr>
      <w:r>
        <w:t>5121 South Cottonwood Street</w:t>
      </w:r>
    </w:p>
    <w:p w14:paraId="129DCC34" w14:textId="77777777" w:rsidR="00EE71F8" w:rsidRDefault="00EE71F8" w:rsidP="00EE71F8">
      <w:pPr>
        <w:spacing w:after="0" w:line="240" w:lineRule="auto"/>
      </w:pPr>
      <w:r>
        <w:t>Murray, Utah, USA 84107</w:t>
      </w:r>
    </w:p>
    <w:p w14:paraId="4AAFA2C2" w14:textId="77777777" w:rsidR="00EE71F8" w:rsidRDefault="00EE71F8" w:rsidP="00EE71F8">
      <w:pPr>
        <w:spacing w:after="0" w:line="240" w:lineRule="auto"/>
      </w:pPr>
      <w:r>
        <w:t>Phone: 801-507-4603</w:t>
      </w:r>
    </w:p>
    <w:p w14:paraId="4F03CB56" w14:textId="77777777" w:rsidR="00EE71F8" w:rsidRDefault="00EE71F8" w:rsidP="00EE71F8">
      <w:pPr>
        <w:spacing w:after="0" w:line="240" w:lineRule="auto"/>
      </w:pPr>
      <w:r>
        <w:t>Fax: 801-507-4699</w:t>
      </w:r>
    </w:p>
    <w:p w14:paraId="5F9C7A6E" w14:textId="77777777" w:rsidR="00EE71F8" w:rsidRPr="009467D7" w:rsidRDefault="00EE71F8" w:rsidP="00EE71F8">
      <w:pPr>
        <w:spacing w:after="0" w:line="240" w:lineRule="auto"/>
      </w:pPr>
      <w:r>
        <w:t>Email: Mark.Dodson@imail.org</w:t>
      </w:r>
    </w:p>
    <w:p w14:paraId="1111C626" w14:textId="77777777" w:rsidR="00EE71F8" w:rsidRDefault="00EE71F8" w:rsidP="00EE71F8"/>
    <w:p w14:paraId="71EB60C4" w14:textId="2870B7F5" w:rsidR="00EE71F8" w:rsidRDefault="00EE71F8" w:rsidP="00EE71F8">
      <w:pPr>
        <w:spacing w:after="0" w:line="240" w:lineRule="auto"/>
        <w:rPr>
          <w:b/>
          <w:bCs/>
        </w:rPr>
      </w:pPr>
      <w:r>
        <w:rPr>
          <w:b/>
          <w:bCs/>
        </w:rPr>
        <w:t xml:space="preserve">Article type: </w:t>
      </w:r>
      <w:r w:rsidRPr="00EE71F8">
        <w:t>Original research article</w:t>
      </w:r>
    </w:p>
    <w:p w14:paraId="6DEC2B8C" w14:textId="77777777" w:rsidR="00EE71F8" w:rsidRDefault="00EE71F8" w:rsidP="00EE71F8">
      <w:pPr>
        <w:spacing w:after="0" w:line="240" w:lineRule="auto"/>
        <w:rPr>
          <w:b/>
          <w:bCs/>
        </w:rPr>
      </w:pPr>
    </w:p>
    <w:p w14:paraId="184F8CE1" w14:textId="77777777" w:rsidR="00EE71F8" w:rsidRPr="00174C81" w:rsidRDefault="00EE71F8" w:rsidP="00EE71F8">
      <w:pPr>
        <w:spacing w:after="0" w:line="240" w:lineRule="auto"/>
        <w:rPr>
          <w:b/>
          <w:bCs/>
        </w:rPr>
      </w:pPr>
      <w:r w:rsidRPr="00174C81">
        <w:rPr>
          <w:b/>
          <w:bCs/>
        </w:rPr>
        <w:t>Manuscript details</w:t>
      </w:r>
    </w:p>
    <w:p w14:paraId="3EDC4052" w14:textId="4F1705C0" w:rsidR="00EE71F8" w:rsidRDefault="00EE71F8" w:rsidP="00EE71F8">
      <w:pPr>
        <w:spacing w:after="0" w:line="240" w:lineRule="auto"/>
      </w:pPr>
      <w:r>
        <w:t>Total number of pages:</w:t>
      </w:r>
      <w:r w:rsidR="0018144B">
        <w:t xml:space="preserve"> 19</w:t>
      </w:r>
    </w:p>
    <w:p w14:paraId="229C668D" w14:textId="15D16356" w:rsidR="00EE71F8" w:rsidRDefault="00EE71F8" w:rsidP="00EE71F8">
      <w:pPr>
        <w:spacing w:after="0" w:line="240" w:lineRule="auto"/>
      </w:pPr>
      <w:r>
        <w:t>Total number of figures: 2</w:t>
      </w:r>
    </w:p>
    <w:p w14:paraId="6517041D" w14:textId="5837CF58" w:rsidR="00EE71F8" w:rsidRDefault="00EE71F8" w:rsidP="00EE71F8">
      <w:pPr>
        <w:spacing w:after="0" w:line="240" w:lineRule="auto"/>
      </w:pPr>
      <w:r>
        <w:t>Total number of tables: 4</w:t>
      </w:r>
    </w:p>
    <w:p w14:paraId="3F05C505" w14:textId="30605E6C" w:rsidR="00EE71F8" w:rsidRDefault="00EE71F8" w:rsidP="00EE71F8">
      <w:pPr>
        <w:spacing w:after="0" w:line="240" w:lineRule="auto"/>
      </w:pPr>
      <w:r>
        <w:t xml:space="preserve">Word count: </w:t>
      </w:r>
      <w:r w:rsidR="00DE1A44">
        <w:t>2,</w:t>
      </w:r>
      <w:r w:rsidR="00707168">
        <w:t>836</w:t>
      </w:r>
      <w:r w:rsidR="00DE1A44">
        <w:t xml:space="preserve"> (main text only)</w:t>
      </w:r>
    </w:p>
    <w:p w14:paraId="5B642DA7" w14:textId="77777777" w:rsidR="00EE71F8" w:rsidRDefault="00EE71F8" w:rsidP="00EE71F8">
      <w:pPr>
        <w:spacing w:after="0" w:line="240" w:lineRule="auto"/>
      </w:pPr>
    </w:p>
    <w:p w14:paraId="2D383B88" w14:textId="77777777" w:rsidR="00EE71F8" w:rsidRPr="00174C81" w:rsidRDefault="00EE71F8" w:rsidP="00EE71F8">
      <w:pPr>
        <w:spacing w:after="0" w:line="240" w:lineRule="auto"/>
        <w:rPr>
          <w:b/>
          <w:bCs/>
        </w:rPr>
      </w:pPr>
      <w:r w:rsidRPr="00174C81">
        <w:rPr>
          <w:b/>
          <w:bCs/>
        </w:rPr>
        <w:t>Keywords</w:t>
      </w:r>
    </w:p>
    <w:p w14:paraId="61509E68" w14:textId="77777777" w:rsidR="00EE71F8" w:rsidRDefault="00EE71F8" w:rsidP="00EE71F8">
      <w:pPr>
        <w:spacing w:after="0" w:line="240" w:lineRule="auto"/>
      </w:pPr>
      <w:r>
        <w:t>Pulmonary embolism</w:t>
      </w:r>
    </w:p>
    <w:p w14:paraId="7C66609C" w14:textId="50BC1D5D" w:rsidR="00EE71F8" w:rsidRDefault="00EE71F8" w:rsidP="00EE71F8">
      <w:pPr>
        <w:spacing w:after="0" w:line="240" w:lineRule="auto"/>
      </w:pPr>
      <w:r>
        <w:t>Pulmonary hypertension</w:t>
      </w:r>
    </w:p>
    <w:p w14:paraId="2C2DD288" w14:textId="38D201BB" w:rsidR="006A464E" w:rsidRDefault="006A464E" w:rsidP="00EE71F8">
      <w:pPr>
        <w:spacing w:after="0" w:line="240" w:lineRule="auto"/>
      </w:pPr>
      <w:r>
        <w:t>Splenectomy</w:t>
      </w:r>
    </w:p>
    <w:p w14:paraId="7E9546DD" w14:textId="77777777" w:rsidR="00EE71F8" w:rsidRDefault="00EE71F8" w:rsidP="00EE71F8">
      <w:pPr>
        <w:spacing w:after="0" w:line="240" w:lineRule="auto"/>
      </w:pPr>
    </w:p>
    <w:p w14:paraId="7080264B" w14:textId="77777777" w:rsidR="00EE71F8" w:rsidRDefault="00EE71F8" w:rsidP="00B32CBA">
      <w:pPr>
        <w:rPr>
          <w:b/>
          <w:bCs/>
        </w:rPr>
      </w:pPr>
    </w:p>
    <w:p w14:paraId="54392875" w14:textId="77777777" w:rsidR="00EE71F8" w:rsidRDefault="00EE71F8" w:rsidP="00B32CBA">
      <w:pPr>
        <w:rPr>
          <w:b/>
          <w:bCs/>
        </w:rPr>
      </w:pPr>
    </w:p>
    <w:p w14:paraId="2ABEF5EF" w14:textId="77777777" w:rsidR="00EE71F8" w:rsidRDefault="00EE71F8">
      <w:pPr>
        <w:rPr>
          <w:b/>
          <w:bCs/>
        </w:rPr>
      </w:pPr>
      <w:r>
        <w:rPr>
          <w:b/>
          <w:bCs/>
        </w:rPr>
        <w:br w:type="page"/>
      </w:r>
    </w:p>
    <w:p w14:paraId="06A69B0F" w14:textId="1290FE4B" w:rsidR="00EE71F8" w:rsidRDefault="00EE71F8" w:rsidP="00B32CBA">
      <w:pPr>
        <w:rPr>
          <w:b/>
          <w:bCs/>
        </w:rPr>
      </w:pPr>
      <w:r>
        <w:rPr>
          <w:b/>
          <w:bCs/>
        </w:rPr>
        <w:lastRenderedPageBreak/>
        <w:t>Abstract</w:t>
      </w:r>
    </w:p>
    <w:p w14:paraId="0755CA95" w14:textId="42394311" w:rsidR="00EE71F8" w:rsidRPr="003E61B2" w:rsidRDefault="003E61B2">
      <w:r>
        <w:t xml:space="preserve">Chronic thromboembolic pulmonary hypertension (CTEPH) is due to unresolved pulmonary embolism (PE), however </w:t>
      </w:r>
      <w:r w:rsidR="23B17ECB">
        <w:t xml:space="preserve">the </w:t>
      </w:r>
      <w:r w:rsidR="007D3D50">
        <w:t xml:space="preserve">pathophysiology of </w:t>
      </w:r>
      <w:r>
        <w:t xml:space="preserve">how PE evolves into CTEPH </w:t>
      </w:r>
      <w:r w:rsidR="006D3586">
        <w:t>is unclear</w:t>
      </w:r>
      <w:r>
        <w:t xml:space="preserve">. Study of </w:t>
      </w:r>
      <w:r w:rsidR="007D3D50">
        <w:t xml:space="preserve">populations of </w:t>
      </w:r>
      <w:r>
        <w:t xml:space="preserve">acute PE patients </w:t>
      </w:r>
      <w:r w:rsidR="007D3D50">
        <w:t xml:space="preserve">at increased risk for CTEPH, </w:t>
      </w:r>
      <w:r w:rsidR="006D3586">
        <w:t xml:space="preserve">such as </w:t>
      </w:r>
      <w:r w:rsidR="007D3D50">
        <w:t xml:space="preserve">those with prior </w:t>
      </w:r>
      <w:r w:rsidR="006D3586">
        <w:t xml:space="preserve">splenectomy, </w:t>
      </w:r>
      <w:r w:rsidR="62DE7254">
        <w:t>may clarify the mechanisms driving transition from acute PE to CTEPH.</w:t>
      </w:r>
      <w:r w:rsidR="00B24CF9">
        <w:t xml:space="preserve"> </w:t>
      </w:r>
      <w:r w:rsidR="00842E87">
        <w:t>In this study, we examine</w:t>
      </w:r>
      <w:r w:rsidR="00E112E9">
        <w:t>d</w:t>
      </w:r>
      <w:r w:rsidR="00842E87">
        <w:t xml:space="preserve"> </w:t>
      </w:r>
      <w:r w:rsidR="001D5F45">
        <w:t xml:space="preserve">the relationship between acute PE, CTEPH and splenectomy in two </w:t>
      </w:r>
      <w:r w:rsidR="00842E87">
        <w:t xml:space="preserve">observational cohorts. </w:t>
      </w:r>
      <w:r>
        <w:t>In the first, we compared the frequency of splenectomy among groups of patients with CTEPH, PE, and no PE. In the second, we compare clinical features of</w:t>
      </w:r>
      <w:r w:rsidR="00E112E9">
        <w:t xml:space="preserve"> acute</w:t>
      </w:r>
      <w:r>
        <w:t xml:space="preserve"> PE presentation in</w:t>
      </w:r>
      <w:r w:rsidR="00E112E9">
        <w:t xml:space="preserve"> hospitalized</w:t>
      </w:r>
      <w:r>
        <w:t xml:space="preserve"> patients with or without a prior splenectomy. We find that a history of splenectomy is significantly more frequent in patients with CTEPH than in patients with PE (OR 4.3, 95% CI 1.5-12.6)</w:t>
      </w:r>
      <w:r w:rsidR="003C273C">
        <w:t xml:space="preserve">. This association remained when we </w:t>
      </w:r>
      <w:r>
        <w:t>compar</w:t>
      </w:r>
      <w:r w:rsidR="003C273C">
        <w:t xml:space="preserve">ed CTEPH patients to </w:t>
      </w:r>
      <w:r>
        <w:t>PE patients without a</w:t>
      </w:r>
      <w:r w:rsidR="007D3D50">
        <w:t xml:space="preserve"> </w:t>
      </w:r>
      <w:ins w:id="0" w:author="Mark Dodson" w:date="2025-11-21T14:09:00Z" w16du:dateUtc="2025-11-21T21:09:00Z">
        <w:r w:rsidR="00932F20">
          <w:t xml:space="preserve">provoking </w:t>
        </w:r>
      </w:ins>
      <w:del w:id="1" w:author="Mark Dodson" w:date="2025-11-21T14:09:00Z" w16du:dateUtc="2025-11-21T21:09:00Z">
        <w:r w:rsidR="007D3D50" w:rsidDel="00932F20">
          <w:delText xml:space="preserve">major transient risk </w:delText>
        </w:r>
      </w:del>
      <w:r w:rsidR="007D3D50">
        <w:t xml:space="preserve">factor </w:t>
      </w:r>
      <w:r>
        <w:t xml:space="preserve">for PE (OR 5.3, 95% CI 1.7-16.9), </w:t>
      </w:r>
      <w:r w:rsidR="00322D4C">
        <w:t xml:space="preserve">a population that is at </w:t>
      </w:r>
      <w:r>
        <w:t xml:space="preserve">increased risk of </w:t>
      </w:r>
      <w:r w:rsidR="00322D4C">
        <w:t xml:space="preserve">developing </w:t>
      </w:r>
      <w:r>
        <w:t xml:space="preserve">CTEPH. Patients with acute PE </w:t>
      </w:r>
      <w:r w:rsidR="00A36D5C">
        <w:t xml:space="preserve">and </w:t>
      </w:r>
      <w:r>
        <w:t xml:space="preserve">prior splenectomy were more likely to present with subacute </w:t>
      </w:r>
      <w:r w:rsidR="003C273C">
        <w:t>symptoms</w:t>
      </w:r>
      <w:r w:rsidR="00816E66">
        <w:t xml:space="preserve">, </w:t>
      </w:r>
      <w:r>
        <w:t>more likely to have a distal location of PE</w:t>
      </w:r>
      <w:r w:rsidR="00816E66">
        <w:t>,</w:t>
      </w:r>
      <w:r>
        <w:t xml:space="preserve"> and less likely to have deep venous thrombosis (DVT) th</w:t>
      </w:r>
      <w:r w:rsidR="00322D4C">
        <w:t>a</w:t>
      </w:r>
      <w:r>
        <w:t xml:space="preserve">n were non-splenectomized acute PE patients. Thus, </w:t>
      </w:r>
      <w:r w:rsidR="00FA6E04">
        <w:t xml:space="preserve">prior </w:t>
      </w:r>
      <w:r>
        <w:t>splenectomy</w:t>
      </w:r>
      <w:r w:rsidR="00FA6E04">
        <w:t xml:space="preserve"> appears to modify</w:t>
      </w:r>
      <w:r>
        <w:t xml:space="preserve"> </w:t>
      </w:r>
      <w:ins w:id="2" w:author="Mark Dodson" w:date="2025-11-21T14:10:00Z" w16du:dateUtc="2025-11-21T21:10:00Z">
        <w:r w:rsidR="00932F20">
          <w:t>some</w:t>
        </w:r>
      </w:ins>
      <w:del w:id="3" w:author="Mark Dodson" w:date="2025-11-21T14:10:00Z" w16du:dateUtc="2025-11-21T21:10:00Z">
        <w:r w:rsidDel="00932F20">
          <w:delText>the</w:delText>
        </w:r>
      </w:del>
      <w:r>
        <w:t xml:space="preserve"> clinical features of acute PE. We hypothesize that the difference in clinical features of PE that are observed in the context of prior splenectomy are relevant to the increased risk of CTEPH observed in this population. </w:t>
      </w:r>
    </w:p>
    <w:p w14:paraId="1B740933" w14:textId="77777777" w:rsidR="003E61B2" w:rsidRDefault="003E61B2">
      <w:pPr>
        <w:rPr>
          <w:b/>
          <w:bCs/>
        </w:rPr>
      </w:pPr>
      <w:r>
        <w:rPr>
          <w:b/>
          <w:bCs/>
        </w:rPr>
        <w:br w:type="page"/>
      </w:r>
    </w:p>
    <w:p w14:paraId="5EFE971B" w14:textId="0882C2B3" w:rsidR="00B32CBA" w:rsidRPr="00B32CBA" w:rsidRDefault="00CB0CDB" w:rsidP="00B32CBA">
      <w:r>
        <w:rPr>
          <w:b/>
          <w:bCs/>
        </w:rPr>
        <w:lastRenderedPageBreak/>
        <w:t>Introduction</w:t>
      </w:r>
      <w:r w:rsidR="00B32CBA" w:rsidRPr="00B32CBA">
        <w:t> </w:t>
      </w:r>
    </w:p>
    <w:p w14:paraId="208BE0AF" w14:textId="57FB37AE" w:rsidR="00D32E14" w:rsidRPr="00D32E14" w:rsidRDefault="00D32E14" w:rsidP="00B32CBA">
      <w:r w:rsidRPr="00D32E14">
        <w:t>Chronic thromboembolic pulmonary hypertension (CTEPH) is a debilitating form of pulmonary vascular disease that results from unresolved thromboembolic material in the pulmonary arteries.</w:t>
      </w:r>
      <w:r w:rsidRPr="00D32E14">
        <w:fldChar w:fldCharType="begin"/>
      </w:r>
      <w:r w:rsidRPr="00D32E14">
        <w:instrText xml:space="preserve"> ADDIN EN.CITE &lt;EndNote&gt;&lt;Cite&gt;&lt;Author&gt;Mahmud&lt;/Author&gt;&lt;Year&gt;2018&lt;/Year&gt;&lt;RecNum&gt;95&lt;/RecNum&gt;&lt;DisplayText&gt;&lt;style face="superscript"&gt;1&lt;/style&gt;&lt;/DisplayText&gt;&lt;record&gt;&lt;rec-number&gt;95&lt;/rec-number&gt;&lt;foreign-keys&gt;&lt;key app="EN" db-id="sf2vesve6es0t6erttiv5adc5f05d00w5w5a" timestamp="0"&gt;95&lt;/key&gt;&lt;/foreign-keys&gt;&lt;ref-type name="Journal Article"&gt;17&lt;/ref-type&gt;&lt;contributors&gt;&lt;authors&gt;&lt;author&gt;Mahmud, E.&lt;/author&gt;&lt;author&gt;Madani, M. M.&lt;/author&gt;&lt;author&gt;Kim, N. H.&lt;/author&gt;&lt;author&gt;Poch, D.&lt;/author&gt;&lt;author&gt;Ang, L.&lt;/author&gt;&lt;author&gt;Behnamfar, O.&lt;/author&gt;&lt;author&gt;Patel, M. P.&lt;/author&gt;&lt;author&gt;Auger, W. R.&lt;/author&gt;&lt;/authors&gt;&lt;/contributors&gt;&lt;auth-address&gt;Division of Cardiovascular Medicine, University of California San Diego, La Jolla, California. Electronic address: emahmud@ucsd.edu.&amp;#xD;Division of Cardiothoracic Surgery, University of California San Diego, La Jolla, California.&amp;#xD;Division of Pulmonary and Critical Care Medicine, Sulpizio Cardiovascular Center, University of California San Diego, La Jolla, California.&amp;#xD;Division of Cardiovascular Medicine, University of California San Diego, La Jolla, California.&lt;/auth-address&gt;&lt;titles&gt;&lt;title&gt;Chronic Thromboembolic Pulmonary Hypertension: Evolving Therapeutic Approaches for Operable and Inoperable Disease&lt;/title&gt;&lt;secondary-title&gt;J Am Coll Cardiol&lt;/secondary-title&gt;&lt;/titles&gt;&lt;pages&gt;2468-2486&lt;/pages&gt;&lt;volume&gt;71&lt;/volume&gt;&lt;number&gt;21&lt;/number&gt;&lt;edition&gt;2018/05/26&lt;/edition&gt;&lt;keywords&gt;&lt;keyword&gt;Bpa&lt;/keyword&gt;&lt;keyword&gt;Cteph&lt;/keyword&gt;&lt;keyword&gt;Pte&lt;/keyword&gt;&lt;keyword&gt;balloon pulmonary angioplasty&lt;/keyword&gt;&lt;keyword&gt;chronic thromboembolic pulmonary hypertension&lt;/keyword&gt;&lt;keyword&gt;pulmonary thromboendarterectomy&lt;/keyword&gt;&lt;/keywords&gt;&lt;dates&gt;&lt;year&gt;2018&lt;/year&gt;&lt;pub-dates&gt;&lt;date&gt;May 29&lt;/date&gt;&lt;/pub-dates&gt;&lt;/dates&gt;&lt;isbn&gt;1558-3597 (Electronic)&amp;#xD;0735-1097 (Linking)&lt;/isbn&gt;&lt;accession-num&gt;29793636&lt;/accession-num&gt;&lt;urls&gt;&lt;related-urls&gt;&lt;url&gt;https://www.ncbi.nlm.nih.gov/pubmed/29793636&lt;/url&gt;&lt;/related-urls&gt;&lt;/urls&gt;&lt;electronic-resource-num&gt;10.1016/j.jacc.2018.04.009&lt;/electronic-resource-num&gt;&lt;/record&gt;&lt;/Cite&gt;&lt;/EndNote&gt;</w:instrText>
      </w:r>
      <w:r w:rsidRPr="00D32E14">
        <w:fldChar w:fldCharType="separate"/>
      </w:r>
      <w:r w:rsidRPr="00D32E14">
        <w:rPr>
          <w:noProof/>
          <w:vertAlign w:val="superscript"/>
        </w:rPr>
        <w:t>1</w:t>
      </w:r>
      <w:r w:rsidRPr="00D32E14">
        <w:fldChar w:fldCharType="end"/>
      </w:r>
      <w:r w:rsidRPr="00D32E14">
        <w:t xml:space="preserve"> How acute pulmonary embolism (PE) evolves into CTEPH remains unclear, impairing our ability </w:t>
      </w:r>
      <w:r w:rsidR="007800F1">
        <w:t>to</w:t>
      </w:r>
      <w:r w:rsidR="004B2AE6">
        <w:t xml:space="preserve"> predict and </w:t>
      </w:r>
      <w:r w:rsidR="007800F1">
        <w:t xml:space="preserve">prevent </w:t>
      </w:r>
      <w:r w:rsidR="007D3D50">
        <w:t>CTEPH</w:t>
      </w:r>
      <w:r w:rsidR="007800F1">
        <w:t xml:space="preserve"> development.</w:t>
      </w:r>
      <w:r w:rsidRPr="00D32E14">
        <w:t xml:space="preserve"> </w:t>
      </w:r>
    </w:p>
    <w:p w14:paraId="7ACC6DCA" w14:textId="36A24BC2" w:rsidR="00D32E14" w:rsidRPr="00D32E14" w:rsidRDefault="00D32E14" w:rsidP="00B32CBA">
      <w:r w:rsidRPr="00D32E14">
        <w:t xml:space="preserve">Study of patients with acute PE who are at particularly high risk of developing CTEPH may inform how PE evolves to CTEPH, </w:t>
      </w:r>
      <w:r w:rsidR="00DE1A44">
        <w:t xml:space="preserve">potentially </w:t>
      </w:r>
      <w:r w:rsidRPr="00D32E14">
        <w:t>allow</w:t>
      </w:r>
      <w:r w:rsidR="00DE1A44">
        <w:t>ing</w:t>
      </w:r>
      <w:r w:rsidRPr="00D32E14">
        <w:t xml:space="preserve"> for improved treatment and </w:t>
      </w:r>
      <w:r w:rsidR="00FA6375">
        <w:t>prevention</w:t>
      </w:r>
      <w:r w:rsidR="00FA6375" w:rsidRPr="00D32E14">
        <w:t xml:space="preserve"> </w:t>
      </w:r>
      <w:r w:rsidRPr="00D32E14">
        <w:t xml:space="preserve">strategies. </w:t>
      </w:r>
      <w:r>
        <w:t>S</w:t>
      </w:r>
      <w:r w:rsidRPr="00D32E14">
        <w:t xml:space="preserve">everal risk factors for CTEPH have been </w:t>
      </w:r>
      <w:r>
        <w:t>reported—including m</w:t>
      </w:r>
      <w:r w:rsidRPr="00D32E14">
        <w:t>alignancy, hypothyroidism, certain inflammatory conditions, intravascular devices, and blood groups other than O</w:t>
      </w:r>
      <w:r w:rsidRPr="00D32E14">
        <w:fldChar w:fldCharType="begin">
          <w:fldData xml:space="preserve">PEVuZE5vdGU+PENpdGU+PEF1dGhvcj5MYW5nPC9BdXRob3I+PFllYXI+MjAxMzwvWWVhcj48UmVj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</w:fldData>
        </w:fldChar>
      </w:r>
      <w:r w:rsidR="007D3D50">
        <w:instrText xml:space="preserve"> ADDIN EN.CITE </w:instrText>
      </w:r>
      <w:r w:rsidR="007D3D50">
        <w:fldChar w:fldCharType="begin">
          <w:fldData xml:space="preserve">PEVuZE5vdGU+PENpdGU+PEF1dGhvcj5MYW5nPC9BdXRob3I+PFllYXI+MjAxMzwvWWVhcj48UmVj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</w:fldData>
        </w:fldChar>
      </w:r>
      <w:r w:rsidR="007D3D50">
        <w:instrText xml:space="preserve"> ADDIN EN.CITE.DATA </w:instrText>
      </w:r>
      <w:r w:rsidR="007D3D50">
        <w:fldChar w:fldCharType="end"/>
      </w:r>
      <w:r w:rsidRPr="00D32E14">
        <w:fldChar w:fldCharType="separate"/>
      </w:r>
      <w:r w:rsidR="007D3D50" w:rsidRPr="007D3D50">
        <w:rPr>
          <w:noProof/>
          <w:vertAlign w:val="superscript"/>
        </w:rPr>
        <w:t>2, 3</w:t>
      </w:r>
      <w:r w:rsidRPr="00D32E14">
        <w:fldChar w:fldCharType="end"/>
      </w:r>
      <w:r>
        <w:t xml:space="preserve"> –however these appear to increase venous thromboembolism (VTE) risk more generally rather than being specific risk factors for CTEPH.</w:t>
      </w:r>
      <w:r w:rsidR="00E17828">
        <w:fldChar w:fldCharType="begin"/>
      </w:r>
      <w:r w:rsidR="007D3D50">
        <w:instrText xml:space="preserve"> ADDIN EN.CITE &lt;EndNote&gt;&lt;Cite&gt;&lt;Author&gt;Dodson&lt;/Author&gt;&lt;Year&gt;2022&lt;/Year&gt;&lt;RecNum&gt;216&lt;/RecNum&gt;&lt;DisplayText&gt;&lt;style face="superscript"&gt;4&lt;/style&gt;&lt;/DisplayText&gt;&lt;record&gt;&lt;rec-number&gt;216&lt;/rec-number&gt;&lt;foreign-keys&gt;&lt;key app="EN" db-id="sf2vesve6es0t6erttiv5adc5f05d00w5w5a" timestamp="0"&gt;216&lt;/key&gt;&lt;/foreign-keys&gt;&lt;ref-type name="Journal Article"&gt;17&lt;/ref-type&gt;&lt;contributors&gt;&lt;authors&gt;&lt;author&gt;Dodson, M. W.&lt;/author&gt;&lt;author&gt;Cirulis, M. M.&lt;/author&gt;&lt;author&gt;Li, H.&lt;/author&gt;&lt;author&gt;Yue, Z.&lt;/author&gt;&lt;author&gt;Brown, L. M.&lt;/author&gt;&lt;author&gt;Elliott, C. G.&lt;/author&gt;&lt;/authors&gt;&lt;/contributors&gt;&lt;auth-address&gt;7061Intermountain Medical Center, Murray, Utah, USA.&amp;#xD;14434University of Utah, Salt Lake City, Utah, USA.&amp;#xD;University of Utah School of Medicine, Salt Lake City, Utah, USA.&lt;/auth-address&gt;&lt;titles&gt;&lt;title&gt;Frequency of Thrombotic Risk Factors in Patients with Chronic Thromboembolic Pulmonary Hypertension and Acute Pulmonary Embolism: A Case-Control Study&lt;/title&gt;&lt;secondary-title&gt;Clin Appl Thromb Hemost&lt;/secondary-title&gt;&lt;/titles&gt;&lt;pages&gt;10760296211073277&lt;/pages&gt;&lt;volume&gt;28&lt;/volume&gt;&lt;edition&gt;2022/01/11&lt;/edition&gt;&lt;keywords&gt;&lt;keyword&gt;epidemiology&lt;/keyword&gt;&lt;keyword&gt;pulmonary embolism&lt;/keyword&gt;&lt;keyword&gt;pulmonary hypertension&lt;/keyword&gt;&lt;/keywords&gt;&lt;dates&gt;&lt;year&gt;2022&lt;/year&gt;&lt;pub-dates&gt;&lt;date&gt;Jan-Dec&lt;/date&gt;&lt;/pub-dates&gt;&lt;/dates&gt;&lt;isbn&gt;1938-2723 (Electronic)&amp;#xD;1076-0296 (Linking)&lt;/isbn&gt;&lt;accession-num&gt;35000431&lt;/accession-num&gt;&lt;urls&gt;&lt;related-urls&gt;&lt;url&gt;https://www.ncbi.nlm.nih.gov/pubmed/35000431&lt;/url&gt;&lt;/related-urls&gt;&lt;/urls&gt;&lt;custom2&gt;PMC8744163&lt;/custom2&gt;&lt;electronic-resource-num&gt;10.1177/10760296211073277&lt;/electronic-resource-num&gt;&lt;/record&gt;&lt;/Cite&gt;&lt;/EndNote&gt;</w:instrText>
      </w:r>
      <w:r w:rsidR="00E17828">
        <w:fldChar w:fldCharType="separate"/>
      </w:r>
      <w:r w:rsidR="007D3D50" w:rsidRPr="007D3D50">
        <w:rPr>
          <w:noProof/>
          <w:vertAlign w:val="superscript"/>
        </w:rPr>
        <w:t>4</w:t>
      </w:r>
      <w:r w:rsidR="00E17828">
        <w:fldChar w:fldCharType="end"/>
      </w:r>
      <w:r w:rsidR="00E17828">
        <w:t xml:space="preserve"> However, a prior history of splenectomy may be an example of a condition that specifically associates with CTEPH risk. While</w:t>
      </w:r>
      <w:r w:rsidRPr="00D32E14">
        <w:t xml:space="preserve"> ample data suggests that splenectomy increases </w:t>
      </w:r>
      <w:r w:rsidR="00E17828">
        <w:t xml:space="preserve">VTE </w:t>
      </w:r>
      <w:r w:rsidRPr="00D32E14">
        <w:t>risk,</w:t>
      </w:r>
      <w:r w:rsidRPr="00D32E14">
        <w:fldChar w:fldCharType="begin">
          <w:fldData xml:space="preserve">PEVuZE5vdGU+PENpdGU+PEF1dGhvcj5LcmlzdGluc3NvbjwvQXV0aG9yPjxZZWFyPjIwMTQ8L1ll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</w:fldData>
        </w:fldChar>
      </w:r>
      <w:r w:rsidR="007D3D50">
        <w:instrText xml:space="preserve"> ADDIN EN.CITE </w:instrText>
      </w:r>
      <w:r w:rsidR="007D3D50">
        <w:fldChar w:fldCharType="begin">
          <w:fldData xml:space="preserve">PEVuZE5vdGU+PENpdGU+PEF1dGhvcj5LcmlzdGluc3NvbjwvQXV0aG9yPjxZZWFyPjIwMTQ8L1ll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</w:fldData>
        </w:fldChar>
      </w:r>
      <w:r w:rsidR="007D3D50">
        <w:instrText xml:space="preserve"> ADDIN EN.CITE.DATA </w:instrText>
      </w:r>
      <w:r w:rsidR="007D3D50">
        <w:fldChar w:fldCharType="end"/>
      </w:r>
      <w:r w:rsidRPr="00D32E14">
        <w:fldChar w:fldCharType="separate"/>
      </w:r>
      <w:r w:rsidR="007D3D50" w:rsidRPr="007D3D50">
        <w:rPr>
          <w:noProof/>
          <w:vertAlign w:val="superscript"/>
        </w:rPr>
        <w:t>5-7</w:t>
      </w:r>
      <w:r w:rsidRPr="00D32E14">
        <w:fldChar w:fldCharType="end"/>
      </w:r>
      <w:r w:rsidRPr="00D32E14">
        <w:t xml:space="preserve">  a prior cohort study and a nested case control study both suggest that splenectomy is more common </w:t>
      </w:r>
      <w:r w:rsidR="00494FC7">
        <w:t>in</w:t>
      </w:r>
      <w:r w:rsidR="00494FC7" w:rsidRPr="00D32E14">
        <w:t xml:space="preserve"> </w:t>
      </w:r>
      <w:r w:rsidRPr="00D32E14">
        <w:t xml:space="preserve">patients with CTEPH than among patients with </w:t>
      </w:r>
      <w:r w:rsidR="003D4874">
        <w:t xml:space="preserve">acute </w:t>
      </w:r>
      <w:r w:rsidRPr="00D32E14">
        <w:t>PE.</w:t>
      </w:r>
      <w:r w:rsidRPr="00D32E14">
        <w:fldChar w:fldCharType="begin">
          <w:fldData xml:space="preserve">PEVuZE5vdGU+PENpdGU+PEF1dGhvcj5Cb25kZXJtYW48L0F1dGhvcj48WWVhcj4yMDA1PC9ZZWFy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</w:fldData>
        </w:fldChar>
      </w:r>
      <w:r w:rsidR="007D3D50">
        <w:instrText xml:space="preserve"> ADDIN EN.CITE </w:instrText>
      </w:r>
      <w:r w:rsidR="007D3D50">
        <w:fldChar w:fldCharType="begin">
          <w:fldData xml:space="preserve">PEVuZE5vdGU+PENpdGU+PEF1dGhvcj5Cb25kZXJtYW48L0F1dGhvcj48WWVhcj4yMDA1PC9ZZWFy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</w:fldData>
        </w:fldChar>
      </w:r>
      <w:r w:rsidR="007D3D50">
        <w:instrText xml:space="preserve"> ADDIN EN.CITE.DATA </w:instrText>
      </w:r>
      <w:r w:rsidR="007D3D50">
        <w:fldChar w:fldCharType="end"/>
      </w:r>
      <w:r w:rsidRPr="00D32E14">
        <w:fldChar w:fldCharType="separate"/>
      </w:r>
      <w:r w:rsidR="007D3D50" w:rsidRPr="007D3D50">
        <w:rPr>
          <w:noProof/>
          <w:vertAlign w:val="superscript"/>
        </w:rPr>
        <w:t>8, 9</w:t>
      </w:r>
      <w:r w:rsidRPr="00D32E14">
        <w:fldChar w:fldCharType="end"/>
      </w:r>
      <w:r w:rsidRPr="00D32E14">
        <w:t xml:space="preserve"> </w:t>
      </w:r>
    </w:p>
    <w:p w14:paraId="7A7B982C" w14:textId="6FE4093F" w:rsidR="006409D0" w:rsidRPr="00E17828" w:rsidRDefault="00D32E14" w:rsidP="00B32CBA">
      <w:r w:rsidRPr="00E17828">
        <w:t>Understanding whether and how splenectomy might confer specific risk for CTEPH may help clarify mechanisms and guide early clinical identification.</w:t>
      </w:r>
      <w:r w:rsidR="00DC5D7E">
        <w:t xml:space="preserve"> In this work, we performed two separate substudies. The first was a case-control study designed to assess the association of splenectomy status with CTEPH compared to all comers with PE, a specific subpopulation of patients with PE not provoked by an environmental risk factor (which is associated with significantly increased CTEPH risk</w:t>
      </w:r>
      <w:r w:rsidR="00DC5D7E">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 </w:instrText>
      </w:r>
      <w:r w:rsidR="007D3D50">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EN.CITE.DATA </w:instrText>
      </w:r>
      <w:r w:rsidR="007D3D50">
        <w:fldChar w:fldCharType="end"/>
      </w:r>
      <w:r w:rsidR="00DC5D7E">
        <w:fldChar w:fldCharType="separate"/>
      </w:r>
      <w:r w:rsidR="007D3D50" w:rsidRPr="007D3D50">
        <w:rPr>
          <w:noProof/>
          <w:vertAlign w:val="superscript"/>
        </w:rPr>
        <w:t>10</w:t>
      </w:r>
      <w:r w:rsidR="00DC5D7E">
        <w:fldChar w:fldCharType="end"/>
      </w:r>
      <w:r w:rsidR="00DC5D7E">
        <w:t xml:space="preserve">), and controls without PE. The second substudy was designed to </w:t>
      </w:r>
      <w:r w:rsidRPr="00E17828">
        <w:t>evaluate</w:t>
      </w:r>
      <w:r w:rsidR="00DC5D7E">
        <w:t xml:space="preserve"> whether splenectomy status modifies the clinical features of a patient’s acute PE presentation. </w:t>
      </w:r>
      <w:r w:rsidRPr="00E17828">
        <w:t xml:space="preserve">  </w:t>
      </w:r>
    </w:p>
    <w:p w14:paraId="36F420D4" w14:textId="77777777" w:rsidR="00E17828" w:rsidRPr="00E17828" w:rsidRDefault="00E17828" w:rsidP="00B32CBA">
      <w:pPr>
        <w:rPr>
          <w:color w:val="EE0000"/>
        </w:rPr>
      </w:pPr>
    </w:p>
    <w:p w14:paraId="092910AA" w14:textId="50662A8F" w:rsidR="00CB0CDB" w:rsidRPr="00CB0CDB" w:rsidRDefault="00CB0CDB" w:rsidP="00B32CBA">
      <w:pPr>
        <w:rPr>
          <w:b/>
          <w:bCs/>
        </w:rPr>
      </w:pPr>
      <w:r w:rsidRPr="00CB0CDB">
        <w:rPr>
          <w:b/>
          <w:bCs/>
        </w:rPr>
        <w:t>Methods</w:t>
      </w:r>
    </w:p>
    <w:p w14:paraId="32C15F1E" w14:textId="5619DBC0" w:rsidR="00B32CBA" w:rsidRDefault="00CB0CDB" w:rsidP="00B32CBA">
      <w:pPr>
        <w:rPr>
          <w:u w:val="single"/>
        </w:rPr>
      </w:pPr>
      <w:r>
        <w:rPr>
          <w:u w:val="single"/>
        </w:rPr>
        <w:t>Study design</w:t>
      </w:r>
      <w:r w:rsidRPr="00CB0CDB">
        <w:rPr>
          <w:u w:val="single"/>
        </w:rPr>
        <w:t>:</w:t>
      </w:r>
    </w:p>
    <w:p w14:paraId="4B2D1DDA" w14:textId="3798039B" w:rsidR="00CB0CDB" w:rsidRDefault="00CB0CDB" w:rsidP="00CB0CDB">
      <w:r>
        <w:t>W</w:t>
      </w:r>
      <w:r w:rsidRPr="00CB0CDB">
        <w:t>e performed two substudies</w:t>
      </w:r>
      <w:r>
        <w:t xml:space="preserve">. The first was </w:t>
      </w:r>
      <w:r w:rsidRPr="00CB0CDB">
        <w:t>a retrospective, 4-arm case-control study</w:t>
      </w:r>
      <w:r>
        <w:t xml:space="preserve"> designed to determine the frequency of splenectomy in groups of patients with CTEPH, acute PE, acute unprovoked PE, and healthy controls. The second was a </w:t>
      </w:r>
      <w:r w:rsidRPr="00CB0CDB">
        <w:t xml:space="preserve">two-arm matched cohort study </w:t>
      </w:r>
      <w:r>
        <w:t xml:space="preserve">designed to compare clinical features of patients hospitalized with PE who either had a prior history of splenectomy or did not. </w:t>
      </w:r>
    </w:p>
    <w:p w14:paraId="34B71A9B" w14:textId="55FA049C" w:rsidR="00CB0CDB" w:rsidRDefault="00B3329C" w:rsidP="00CB0CDB">
      <w:pPr>
        <w:rPr>
          <w:u w:val="single"/>
        </w:rPr>
      </w:pPr>
      <w:r w:rsidRPr="00B3329C">
        <w:rPr>
          <w:u w:val="single"/>
        </w:rPr>
        <w:t>Patient selection:</w:t>
      </w:r>
    </w:p>
    <w:p w14:paraId="499EF6D2" w14:textId="045FDB1E" w:rsidR="00B3329C" w:rsidRPr="00B3329C" w:rsidRDefault="00B3329C" w:rsidP="00CB0CDB">
      <w:r>
        <w:t xml:space="preserve">In </w:t>
      </w:r>
      <w:proofErr w:type="spellStart"/>
      <w:r>
        <w:t>substudy</w:t>
      </w:r>
      <w:proofErr w:type="spellEnd"/>
      <w:r>
        <w:t xml:space="preserve"> 1, we defined four groups of subjects based on outcome: 1) </w:t>
      </w:r>
      <w:r w:rsidRPr="00B32CBA">
        <w:t xml:space="preserve">a historical cohort of patients diagnosed with CTEPH at Intermountain Medical Center (IMC) from January </w:t>
      </w:r>
      <w:r w:rsidRPr="00B32CBA">
        <w:lastRenderedPageBreak/>
        <w:t>1993 to March 2022 who had a computed tomography pulmonary angiogram (CTPA) available for analysis</w:t>
      </w:r>
      <w:r>
        <w:t xml:space="preserve"> (“CTEPH group”), 2) </w:t>
      </w:r>
      <w:r w:rsidRPr="00B32CBA">
        <w:t>consecutive individuals diagnosed with acute PE by CTPA</w:t>
      </w:r>
      <w:r>
        <w:t xml:space="preserve"> during an emergency department (ED) visit at one of two Intermountain Health hospitals (IMC and LDS Hospital) between 1</w:t>
      </w:r>
      <w:r w:rsidRPr="00B32CBA">
        <w:t>/1/2009-12/31/2010</w:t>
      </w:r>
      <w:r>
        <w:t xml:space="preserve"> (“All</w:t>
      </w:r>
      <w:r w:rsidR="00BB2B75">
        <w:t xml:space="preserve"> </w:t>
      </w:r>
      <w:r>
        <w:t>PE” group), 3)</w:t>
      </w:r>
      <w:r w:rsidRPr="00B3329C">
        <w:t xml:space="preserve"> </w:t>
      </w:r>
      <w:r w:rsidRPr="00B32CBA">
        <w:t xml:space="preserve">consecutive patients who were hospitalized at IMC between 4/1/2014 and 4/1/2016 with acute PE, and in whom no </w:t>
      </w:r>
      <w:r w:rsidR="00187858">
        <w:t xml:space="preserve">major transient risk </w:t>
      </w:r>
      <w:r w:rsidRPr="00B32CBA">
        <w:t>factor for acute PE could be identified on retrospective chart review</w:t>
      </w:r>
      <w:r>
        <w:t xml:space="preserve"> (“</w:t>
      </w:r>
      <w:r w:rsidR="008041E0">
        <w:t>U</w:t>
      </w:r>
      <w:r>
        <w:t>nprovoked</w:t>
      </w:r>
      <w:r w:rsidR="00BB2B75">
        <w:t xml:space="preserve"> </w:t>
      </w:r>
      <w:r>
        <w:t>PE” group), and 4)</w:t>
      </w:r>
      <w:r w:rsidRPr="00B3329C">
        <w:t xml:space="preserve"> </w:t>
      </w:r>
      <w:r>
        <w:t xml:space="preserve">consecutive </w:t>
      </w:r>
      <w:r w:rsidRPr="00B32CBA">
        <w:t xml:space="preserve">patients with no lifetime history of VTE </w:t>
      </w:r>
      <w:r>
        <w:t>(defined by a negative index CTPA and no historical diagnosis code for DVT or PE) who underwent CTPA in the ED at IMC or LDS Hospital between 1/1/2009 and 12/31/2010 and in whom the CTPA was read as negative for PE (“</w:t>
      </w:r>
      <w:r w:rsidR="008041E0">
        <w:t>N</w:t>
      </w:r>
      <w:r>
        <w:t>o</w:t>
      </w:r>
      <w:r w:rsidR="00BB2B75">
        <w:t xml:space="preserve"> </w:t>
      </w:r>
      <w:r>
        <w:t>PE” group).</w:t>
      </w:r>
      <w:ins w:id="4" w:author="Mark Dodson" w:date="2025-11-21T09:07:00Z" w16du:dateUtc="2025-11-21T16:07:00Z">
        <w:r w:rsidR="004B2AE6">
          <w:t xml:space="preserve"> </w:t>
        </w:r>
        <w:bookmarkStart w:id="5" w:name="_Hlk214608902"/>
        <w:r w:rsidR="004B2AE6">
          <w:t>The</w:t>
        </w:r>
      </w:ins>
      <w:ins w:id="6" w:author="Mark Dodson" w:date="2025-11-21T09:08:00Z" w16du:dateUtc="2025-11-21T16:08:00Z">
        <w:r w:rsidR="004B2AE6">
          <w:t xml:space="preserve"> four </w:t>
        </w:r>
      </w:ins>
      <w:ins w:id="7" w:author="Mark Dodson" w:date="2025-11-21T09:14:00Z" w16du:dateUtc="2025-11-21T16:14:00Z">
        <w:r w:rsidR="00804E34">
          <w:t>groups</w:t>
        </w:r>
      </w:ins>
      <w:ins w:id="8" w:author="Mark Dodson" w:date="2025-11-21T09:08:00Z" w16du:dateUtc="2025-11-21T16:08:00Z">
        <w:r w:rsidR="004B2AE6">
          <w:t xml:space="preserve"> were derived from differing time frames for practical purposes. Because CTEPH is a less common diagnosis than PE,</w:t>
        </w:r>
      </w:ins>
      <w:ins w:id="9" w:author="Mark Dodson" w:date="2025-11-21T09:09:00Z" w16du:dateUtc="2025-11-21T16:09:00Z">
        <w:r w:rsidR="004B2AE6">
          <w:t xml:space="preserve"> a longer timeframe was required for the CTEPH </w:t>
        </w:r>
      </w:ins>
      <w:ins w:id="10" w:author="Mark Dodson" w:date="2025-11-21T09:14:00Z" w16du:dateUtc="2025-11-21T16:14:00Z">
        <w:r w:rsidR="00804E34">
          <w:t>group</w:t>
        </w:r>
      </w:ins>
      <w:ins w:id="11" w:author="Mark Dodson" w:date="2025-11-21T09:09:00Z" w16du:dateUtc="2025-11-21T16:09:00Z">
        <w:r w:rsidR="004B2AE6">
          <w:t xml:space="preserve"> to allow inclusion of sufficient cases. The “all PE”, “unprovoked PE”, and “no PE” </w:t>
        </w:r>
      </w:ins>
      <w:ins w:id="12" w:author="Mark Dodson" w:date="2025-11-21T09:14:00Z" w16du:dateUtc="2025-11-21T16:14:00Z">
        <w:r w:rsidR="00804E34">
          <w:t>group</w:t>
        </w:r>
      </w:ins>
      <w:ins w:id="13" w:author="Mark Dodson" w:date="2025-11-21T09:09:00Z" w16du:dateUtc="2025-11-21T16:09:00Z">
        <w:r w:rsidR="004B2AE6">
          <w:t xml:space="preserve"> were derived from populations</w:t>
        </w:r>
      </w:ins>
      <w:ins w:id="14" w:author="Mark Dodson" w:date="2025-11-21T09:10:00Z" w16du:dateUtc="2025-11-21T16:10:00Z">
        <w:r w:rsidR="004B2AE6">
          <w:t xml:space="preserve"> that </w:t>
        </w:r>
      </w:ins>
      <w:ins w:id="15" w:author="Mark Dodson" w:date="2025-11-21T09:14:00Z" w16du:dateUtc="2025-11-21T16:14:00Z">
        <w:r w:rsidR="00804E34">
          <w:t>we h</w:t>
        </w:r>
      </w:ins>
      <w:ins w:id="16" w:author="Mark Dodson" w:date="2025-11-21T09:10:00Z" w16du:dateUtc="2025-11-21T16:10:00Z">
        <w:r w:rsidR="004B2AE6">
          <w:t>ad already characterized for previous studies.</w:t>
        </w:r>
      </w:ins>
      <w:r w:rsidR="00804E34">
        <w:fldChar w:fldCharType="begin">
          <w:fldData xml:space="preserve">PEVuZE5vdGU+PENpdGU+PEF1dGhvcj5DaXJ1bGlzPC9BdXRob3I+PFllYXI+MjAyMjwvWWVhcj48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</w:fldData>
        </w:fldChar>
      </w:r>
      <w:r w:rsidR="00804E34">
        <w:instrText xml:space="preserve"> ADDIN EN.CITE </w:instrText>
      </w:r>
      <w:r w:rsidR="00804E34">
        <w:fldChar w:fldCharType="begin">
          <w:fldData xml:space="preserve">PEVuZE5vdGU+PENpdGU+PEF1dGhvcj5DaXJ1bGlzPC9BdXRob3I+PFllYXI+MjAyMjwvWWVhcj48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</w:fldData>
        </w:fldChar>
      </w:r>
      <w:r w:rsidR="00804E34">
        <w:instrText xml:space="preserve"> ADDIN EN.CITE.DATA </w:instrText>
      </w:r>
      <w:r w:rsidR="00804E34">
        <w:fldChar w:fldCharType="end"/>
      </w:r>
      <w:r w:rsidR="00804E34">
        <w:fldChar w:fldCharType="separate"/>
      </w:r>
      <w:r w:rsidR="00804E34" w:rsidRPr="00804E34">
        <w:rPr>
          <w:noProof/>
          <w:vertAlign w:val="superscript"/>
        </w:rPr>
        <w:t>11, 12</w:t>
      </w:r>
      <w:r w:rsidR="00804E34">
        <w:fldChar w:fldCharType="end"/>
      </w:r>
      <w:bookmarkEnd w:id="5"/>
      <w:ins w:id="17" w:author="Mark Dodson" w:date="2025-11-21T09:09:00Z" w16du:dateUtc="2025-11-21T16:09:00Z">
        <w:r w:rsidR="004B2AE6">
          <w:t xml:space="preserve"> </w:t>
        </w:r>
      </w:ins>
      <w:r>
        <w:t xml:space="preserve"> </w:t>
      </w:r>
      <w:r w:rsidR="006B499D">
        <w:t>We included the “</w:t>
      </w:r>
      <w:r w:rsidR="008041E0">
        <w:t>U</w:t>
      </w:r>
      <w:r w:rsidR="006B499D">
        <w:t>nprovoked</w:t>
      </w:r>
      <w:r w:rsidR="00BB2B75">
        <w:t xml:space="preserve"> </w:t>
      </w:r>
      <w:r w:rsidR="006B499D">
        <w:t>PE” group because PE that is not associated with a provoking risk factor is specifically associated with CTEPH</w:t>
      </w:r>
      <w:r w:rsidR="007C552B">
        <w:t>.</w:t>
      </w:r>
      <w:r w:rsidR="009251EB">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 </w:instrText>
      </w:r>
      <w:r w:rsidR="007D3D50">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EN.CITE.DATA </w:instrText>
      </w:r>
      <w:r w:rsidR="007D3D50">
        <w:fldChar w:fldCharType="end"/>
      </w:r>
      <w:r w:rsidR="009251EB">
        <w:fldChar w:fldCharType="separate"/>
      </w:r>
      <w:r w:rsidR="007D3D50" w:rsidRPr="007D3D50">
        <w:rPr>
          <w:noProof/>
          <w:vertAlign w:val="superscript"/>
        </w:rPr>
        <w:t>10</w:t>
      </w:r>
      <w:r w:rsidR="009251EB">
        <w:fldChar w:fldCharType="end"/>
      </w:r>
      <w:r w:rsidR="003613A9">
        <w:t xml:space="preserve"> </w:t>
      </w:r>
      <w:bookmarkStart w:id="18" w:name="_Hlk214610822"/>
      <w:ins w:id="19" w:author="Mark Dodson" w:date="2025-11-21T09:46:00Z" w16du:dateUtc="2025-11-21T16:46:00Z">
        <w:r w:rsidR="00C0455A">
          <w:t>Unprovoked PE was defined by t</w:t>
        </w:r>
      </w:ins>
      <w:ins w:id="20" w:author="Mark Dodson" w:date="2025-11-21T09:45:00Z" w16du:dateUtc="2025-11-21T16:45:00Z">
        <w:r w:rsidR="00C0455A">
          <w:t>he absence of persistent (</w:t>
        </w:r>
      </w:ins>
      <w:del w:id="21" w:author="Mark Dodson" w:date="2025-11-21T09:45:00Z" w16du:dateUtc="2025-11-21T16:45:00Z">
        <w:r w:rsidR="003613A9" w:rsidDel="00C0455A">
          <w:delText xml:space="preserve">The following conditions were considered </w:delText>
        </w:r>
        <w:r w:rsidR="00187858" w:rsidDel="00C0455A">
          <w:delText xml:space="preserve">major transient risk factors </w:delText>
        </w:r>
        <w:r w:rsidR="003613A9" w:rsidDel="00C0455A">
          <w:delText xml:space="preserve">for PE, and the absence of all of these defined unprovoked PE: </w:delText>
        </w:r>
      </w:del>
      <w:r w:rsidR="003613A9">
        <w:t xml:space="preserve">malignancy </w:t>
      </w:r>
      <w:ins w:id="22" w:author="Mark Dodson" w:date="2025-11-21T09:45:00Z" w16du:dateUtc="2025-11-21T16:45:00Z">
        <w:r w:rsidR="00C0455A">
          <w:t xml:space="preserve">that was </w:t>
        </w:r>
      </w:ins>
      <w:del w:id="23" w:author="Mark Dodson" w:date="2025-11-21T09:45:00Z" w16du:dateUtc="2025-11-21T16:45:00Z">
        <w:r w:rsidR="003613A9" w:rsidDel="00C0455A">
          <w:delText>(</w:delText>
        </w:r>
      </w:del>
      <w:r w:rsidR="003613A9">
        <w:t>either active at the time of the PE or diagnosed within 6 months after PE diagnosis)</w:t>
      </w:r>
      <w:ins w:id="24" w:author="Mark Dodson" w:date="2025-11-21T09:45:00Z" w16du:dateUtc="2025-11-21T16:45:00Z">
        <w:r w:rsidR="00C0455A">
          <w:t xml:space="preserve"> or transient (</w:t>
        </w:r>
      </w:ins>
      <w:del w:id="25" w:author="Mark Dodson" w:date="2025-11-21T09:45:00Z" w16du:dateUtc="2025-11-21T16:45:00Z">
        <w:r w:rsidR="003613A9" w:rsidDel="00C0455A">
          <w:delText xml:space="preserve">, </w:delText>
        </w:r>
      </w:del>
      <w:r w:rsidR="003613A9">
        <w:t>estrogen or testosterone therapy, pregnancy up to three months post-partum, surgery requiring general anesthesia in the three months prior to PE diagnosis, or trauma or medical illness requiring immobilization for ≥ 3 days in the 3 months prior to PE diagnosis</w:t>
      </w:r>
      <w:ins w:id="26" w:author="Mark Dodson" w:date="2025-11-21T09:46:00Z" w16du:dateUtc="2025-11-21T16:46:00Z">
        <w:r w:rsidR="00C0455A">
          <w:t xml:space="preserve">) risk factors for PE. </w:t>
        </w:r>
      </w:ins>
      <w:del w:id="27" w:author="Mark Dodson" w:date="2025-11-21T09:46:00Z" w16du:dateUtc="2025-11-21T16:46:00Z">
        <w:r w:rsidR="003613A9" w:rsidDel="00C0455A">
          <w:delText xml:space="preserve">.  </w:delText>
        </w:r>
      </w:del>
    </w:p>
    <w:bookmarkEnd w:id="18"/>
    <w:p w14:paraId="5FEF0EEC" w14:textId="4AA09417" w:rsidR="00B3329C" w:rsidRDefault="00B3329C" w:rsidP="00B3329C">
      <w:r>
        <w:t xml:space="preserve">In </w:t>
      </w:r>
      <w:proofErr w:type="spellStart"/>
      <w:r>
        <w:t>substudy</w:t>
      </w:r>
      <w:proofErr w:type="spellEnd"/>
      <w:r>
        <w:t xml:space="preserve"> 2, we defined two groups of subjects who were diagnosed with acute PE (based on ICD code) and had an associated inpatient hospitalization at IMC based on </w:t>
      </w:r>
      <w:proofErr w:type="gramStart"/>
      <w:r>
        <w:t xml:space="preserve">whether </w:t>
      </w:r>
      <w:r w:rsidR="006B499D">
        <w:t>or not</w:t>
      </w:r>
      <w:proofErr w:type="gramEnd"/>
      <w:r w:rsidR="006B499D">
        <w:t xml:space="preserve"> </w:t>
      </w:r>
      <w:r>
        <w:t>they had a history of splenectomy preceding the PE diagnosis. The splenectomy group was identified via an enterprise data warehouse (EDW) search of patients with a diagnosis code for acute PE and the occurrence of the term “splenectomy” (identified by natural language processing) in their chart prior to first use of the PE ICD code, from the years 2003-2021</w:t>
      </w:r>
      <w:r w:rsidR="00D261AA">
        <w:t xml:space="preserve">. </w:t>
      </w:r>
      <w:r w:rsidR="0081664C">
        <w:t xml:space="preserve">For the </w:t>
      </w:r>
      <w:r>
        <w:t>non-splenectomy cohort</w:t>
      </w:r>
      <w:r w:rsidR="0081664C">
        <w:t xml:space="preserve"> for substudy 2 we randomly selected subjects from the a</w:t>
      </w:r>
      <w:r w:rsidRPr="00B32CBA">
        <w:t xml:space="preserve">bove-mentioned group of patients </w:t>
      </w:r>
      <w:r w:rsidR="0081664C">
        <w:t xml:space="preserve">who were admitted to IMC with a PE diagnosis between </w:t>
      </w:r>
      <w:r w:rsidRPr="00B32CBA">
        <w:t>4/1/2014 and 3/31/2016</w:t>
      </w:r>
      <w:r w:rsidR="0081664C">
        <w:t xml:space="preserve">, and in whom the presence of a spleen could be confirmed on review of CTPA images. </w:t>
      </w:r>
      <w:r w:rsidRPr="00B32CBA">
        <w:t>   </w:t>
      </w:r>
    </w:p>
    <w:p w14:paraId="0E20EEFB" w14:textId="4DAB3EE4" w:rsidR="00CC3F48" w:rsidRDefault="00B32CBA" w:rsidP="00B32CBA">
      <w:r w:rsidRPr="00B32CBA">
        <w:rPr>
          <w:u w:val="single"/>
        </w:rPr>
        <w:t>Statistic</w:t>
      </w:r>
      <w:r w:rsidR="004965E3">
        <w:rPr>
          <w:u w:val="single"/>
        </w:rPr>
        <w:t>al Analysis</w:t>
      </w:r>
      <w:r w:rsidR="00187858">
        <w:rPr>
          <w:u w:val="single"/>
        </w:rPr>
        <w:t>:</w:t>
      </w:r>
      <w:r w:rsidRPr="00B32CBA">
        <w:t xml:space="preserve"> </w:t>
      </w:r>
    </w:p>
    <w:p w14:paraId="75AD0B84" w14:textId="3D98990E" w:rsidR="004E7FD9" w:rsidRPr="004E7FD9" w:rsidRDefault="004E7FD9" w:rsidP="004E7FD9">
      <w:r w:rsidRPr="004E7FD9">
        <w:t xml:space="preserve">In substudy 1, the unadjusted association of the binary exposure (splenectomy), with the outcome (group membership) was evaluated with the Chi-square test and strength of </w:t>
      </w:r>
      <w:r w:rsidRPr="004E7FD9">
        <w:lastRenderedPageBreak/>
        <w:t xml:space="preserve">association was summarized using the odds ratio. No adjusted analysis was performed due to insufficient power given low rates of splenectomy in each arm. Within the CTEPH group, characteristics of patients with and without splenectomy were compared by chi-square test (for binary variables) and Wilcoxen rank-sum test (for continuous variables). No correction for multiple hypothesis testing was performed in this </w:t>
      </w:r>
      <w:r w:rsidR="003F1860" w:rsidRPr="004E7FD9">
        <w:t>explorat</w:t>
      </w:r>
      <w:r w:rsidR="003F1860">
        <w:t>ory</w:t>
      </w:r>
      <w:r w:rsidRPr="004E7FD9">
        <w:t xml:space="preserve"> analysis</w:t>
      </w:r>
      <w:r w:rsidR="003F1860">
        <w:t>,</w:t>
      </w:r>
      <w:r w:rsidRPr="004E7FD9">
        <w:t xml:space="preserve"> and a p-value &lt; 0.05 was considered statistically significant.</w:t>
      </w:r>
    </w:p>
    <w:p w14:paraId="4470A461" w14:textId="58C9098B" w:rsidR="00CC3F48" w:rsidRPr="00B32CBA" w:rsidRDefault="00883B6C" w:rsidP="00CC3F48">
      <w:r>
        <w:t>In</w:t>
      </w:r>
      <w:r w:rsidR="0081664C">
        <w:t xml:space="preserve"> substudy 2, we compared clinical features of PE presentation between the groups of subjects hospitalized for PE based on splenectomy status. </w:t>
      </w:r>
      <w:r>
        <w:t>We analyzed</w:t>
      </w:r>
      <w:r w:rsidR="0081664C">
        <w:t xml:space="preserve"> </w:t>
      </w:r>
      <w:r w:rsidR="00B32CBA" w:rsidRPr="00B32CBA">
        <w:t xml:space="preserve">clot burden </w:t>
      </w:r>
      <w:r>
        <w:t>using</w:t>
      </w:r>
      <w:r w:rsidR="00B32CBA" w:rsidRPr="00B32CBA">
        <w:t xml:space="preserve"> </w:t>
      </w:r>
      <w:r w:rsidR="0081664C">
        <w:t xml:space="preserve">the </w:t>
      </w:r>
      <w:r w:rsidR="00B32CBA" w:rsidRPr="00B32CBA">
        <w:t>Qanadli scoring system</w:t>
      </w:r>
      <w:r w:rsidR="007C552B">
        <w:t>,</w:t>
      </w:r>
      <w:r w:rsidR="00D261AA">
        <w:fldChar w:fldCharType="begin">
          <w:fldData xml:space="preserve">PEVuZE5vdGU+PENpdGU+PEF1dGhvcj5RYW5hZGxpPC9BdXRob3I+PFllYXI+MjAwMTwvWWVhcj48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</w:fldData>
        </w:fldChar>
      </w:r>
      <w:r w:rsidR="00804E34">
        <w:instrText xml:space="preserve"> ADDIN EN.CITE </w:instrText>
      </w:r>
      <w:r w:rsidR="00804E34">
        <w:fldChar w:fldCharType="begin">
          <w:fldData xml:space="preserve">PEVuZE5vdGU+PENpdGU+PEF1dGhvcj5RYW5hZGxpPC9BdXRob3I+PFllYXI+MjAwMTwvWWVhcj48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</w:fldData>
        </w:fldChar>
      </w:r>
      <w:r w:rsidR="00804E34">
        <w:instrText xml:space="preserve"> ADDIN EN.CITE.DATA </w:instrText>
      </w:r>
      <w:r w:rsidR="00804E34">
        <w:fldChar w:fldCharType="end"/>
      </w:r>
      <w:r w:rsidR="00D261AA">
        <w:fldChar w:fldCharType="separate"/>
      </w:r>
      <w:r w:rsidR="00804E34" w:rsidRPr="00804E34">
        <w:rPr>
          <w:noProof/>
          <w:vertAlign w:val="superscript"/>
        </w:rPr>
        <w:t>13</w:t>
      </w:r>
      <w:r w:rsidR="00D261AA">
        <w:fldChar w:fldCharType="end"/>
      </w:r>
      <w:r w:rsidR="00D261AA">
        <w:t xml:space="preserve"> </w:t>
      </w:r>
      <w:r w:rsidR="00B32CBA" w:rsidRPr="00B32CBA">
        <w:t>as well as clot location (</w:t>
      </w:r>
      <w:r w:rsidR="00C9119D">
        <w:t>proximal versus distal</w:t>
      </w:r>
      <w:r w:rsidR="00B32CBA" w:rsidRPr="00B32CBA">
        <w:t>).</w:t>
      </w:r>
      <w:r w:rsidR="00CC3F48">
        <w:t xml:space="preserve"> </w:t>
      </w:r>
      <w:r w:rsidR="00623C4B" w:rsidRPr="00B32CBA">
        <w:t xml:space="preserve">These analyses were performed by two </w:t>
      </w:r>
      <w:r w:rsidR="00623C4B">
        <w:t>r</w:t>
      </w:r>
      <w:r w:rsidR="00623C4B" w:rsidRPr="00B32CBA">
        <w:t xml:space="preserve">eviewers </w:t>
      </w:r>
      <w:r w:rsidR="00623C4B" w:rsidRPr="00911ABC">
        <w:t>(MWD and DW</w:t>
      </w:r>
      <w:r w:rsidR="00623C4B">
        <w:t xml:space="preserve">) </w:t>
      </w:r>
      <w:r w:rsidR="00623C4B" w:rsidRPr="00B32CBA">
        <w:t xml:space="preserve">who independently analyzed </w:t>
      </w:r>
      <w:r w:rsidR="00623C4B">
        <w:t>subjects</w:t>
      </w:r>
      <w:r w:rsidR="00623C4B" w:rsidRPr="00B32CBA">
        <w:t>' CT</w:t>
      </w:r>
      <w:r w:rsidR="00623C4B">
        <w:t>PA</w:t>
      </w:r>
      <w:r w:rsidR="00623C4B" w:rsidRPr="00B32CBA">
        <w:t xml:space="preserve"> images. </w:t>
      </w:r>
      <w:r w:rsidR="00623C4B">
        <w:t xml:space="preserve">Inter-rater agreement was assessed using Cohen’s Kappa. </w:t>
      </w:r>
      <w:r w:rsidR="00CC3F48">
        <w:t xml:space="preserve">PE was defined as </w:t>
      </w:r>
      <w:r w:rsidR="00C9119D">
        <w:t xml:space="preserve">proximal </w:t>
      </w:r>
      <w:r w:rsidR="00CC3F48">
        <w:t xml:space="preserve">if either reviewer identified the most proximal portion of clot in a lobar or more central pulmonary artery (PA), and distal if both reviewers identified the most proximal portion of clot in a segmental or subsegmental vessel. Because the presence or absence of the spleen can be easily determined by review of CTPA images, the </w:t>
      </w:r>
      <w:r w:rsidR="00CC3F48" w:rsidRPr="00B32CBA">
        <w:t xml:space="preserve">reviewers </w:t>
      </w:r>
      <w:r w:rsidR="00CC3F48">
        <w:t xml:space="preserve">were not </w:t>
      </w:r>
      <w:r w:rsidR="00CC3F48" w:rsidRPr="00B32CBA">
        <w:t>blinded to splenectomy status. </w:t>
      </w:r>
      <w:r w:rsidR="004E7FD9">
        <w:t xml:space="preserve">Pulmonary </w:t>
      </w:r>
      <w:r w:rsidR="00D261AA">
        <w:t>a</w:t>
      </w:r>
      <w:r w:rsidR="004E7FD9">
        <w:t>rtery (PA)</w:t>
      </w:r>
      <w:r w:rsidR="007E7132">
        <w:t xml:space="preserve"> </w:t>
      </w:r>
      <w:r w:rsidR="004E7FD9" w:rsidRPr="00B32CBA">
        <w:t>diameter</w:t>
      </w:r>
      <w:r w:rsidR="00D261AA">
        <w:t xml:space="preserve"> and r</w:t>
      </w:r>
      <w:r w:rsidR="004E7FD9">
        <w:t>ight ventricle to left ventricle (</w:t>
      </w:r>
      <w:r w:rsidR="004E7FD9" w:rsidRPr="00B32CBA">
        <w:t>RV/LV</w:t>
      </w:r>
      <w:r w:rsidR="004E7FD9">
        <w:t>)</w:t>
      </w:r>
      <w:r w:rsidR="00262D89">
        <w:t xml:space="preserve"> </w:t>
      </w:r>
      <w:r w:rsidR="004E7FD9" w:rsidRPr="00B32CBA">
        <w:t>ratio</w:t>
      </w:r>
      <w:r w:rsidR="004E7FD9">
        <w:t xml:space="preserve"> were also measured on the index CTPA</w:t>
      </w:r>
      <w:r w:rsidR="00D261AA">
        <w:t xml:space="preserve"> (by DW) using previously described methods</w:t>
      </w:r>
      <w:r w:rsidR="007C552B">
        <w:t>.</w:t>
      </w:r>
      <w:r w:rsidR="00D261AA">
        <w:fldChar w:fldCharType="begin">
          <w:fldData xml:space="preserve">PEVuZE5vdGU+PENpdGU+PEF1dGhvcj5TY2FycGF0bzwvQXV0aG9yPjxZZWFyPjIwMjM8L1llYXI+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=
</w:fldData>
        </w:fldChar>
      </w:r>
      <w:r w:rsidR="00804E34">
        <w:instrText xml:space="preserve"> ADDIN EN.CITE </w:instrText>
      </w:r>
      <w:r w:rsidR="00804E34">
        <w:fldChar w:fldCharType="begin">
          <w:fldData xml:space="preserve">PEVuZE5vdGU+PENpdGU+PEF1dGhvcj5TY2FycGF0bzwvQXV0aG9yPjxZZWFyPjIwMjM8L1llYXI+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=
</w:fldData>
        </w:fldChar>
      </w:r>
      <w:r w:rsidR="00804E34">
        <w:instrText xml:space="preserve"> ADDIN EN.CITE.DATA </w:instrText>
      </w:r>
      <w:r w:rsidR="00804E34">
        <w:fldChar w:fldCharType="end"/>
      </w:r>
      <w:r w:rsidR="00D261AA">
        <w:fldChar w:fldCharType="separate"/>
      </w:r>
      <w:r w:rsidR="00804E34" w:rsidRPr="00804E34">
        <w:rPr>
          <w:noProof/>
          <w:vertAlign w:val="superscript"/>
        </w:rPr>
        <w:t>12, 14</w:t>
      </w:r>
      <w:r w:rsidR="00D261AA">
        <w:fldChar w:fldCharType="end"/>
      </w:r>
      <w:r w:rsidR="00D261AA">
        <w:t xml:space="preserve"> </w:t>
      </w:r>
      <w:r w:rsidR="006A464E" w:rsidRPr="00B32CBA">
        <w:t xml:space="preserve">PA enlargement </w:t>
      </w:r>
      <w:r w:rsidR="006A464E">
        <w:t xml:space="preserve">was </w:t>
      </w:r>
      <w:r w:rsidR="006A464E" w:rsidRPr="00B32CBA">
        <w:t xml:space="preserve">defined </w:t>
      </w:r>
      <w:r w:rsidR="006A464E">
        <w:t xml:space="preserve">by </w:t>
      </w:r>
      <w:r w:rsidR="006A464E" w:rsidRPr="00B32CBA">
        <w:t xml:space="preserve">PA </w:t>
      </w:r>
      <w:r w:rsidR="006A464E">
        <w:t xml:space="preserve">diameter </w:t>
      </w:r>
      <w:r w:rsidR="006A464E" w:rsidRPr="00B32CBA">
        <w:t>&gt;27mm in females and &gt; 29mm in males</w:t>
      </w:r>
      <w:r w:rsidR="006A464E">
        <w:t xml:space="preserve">. </w:t>
      </w:r>
      <w:r w:rsidR="00262D89">
        <w:t xml:space="preserve">Admit location, hospital length of stay </w:t>
      </w:r>
      <w:r w:rsidR="00D261AA">
        <w:t xml:space="preserve">(LOS) </w:t>
      </w:r>
      <w:r w:rsidR="00262D89">
        <w:t xml:space="preserve">and ICU </w:t>
      </w:r>
      <w:r w:rsidR="00D261AA">
        <w:t>LOS</w:t>
      </w:r>
      <w:r w:rsidR="00262D89">
        <w:t xml:space="preserve"> were determined through manual chart review.  PESI score was determined by review of the admission H&amp;P and/or ED notes and vital</w:t>
      </w:r>
      <w:r w:rsidR="00D90B52">
        <w:t xml:space="preserve"> signs </w:t>
      </w:r>
      <w:r w:rsidR="00262D89">
        <w:t>document</w:t>
      </w:r>
      <w:r w:rsidR="00D261AA">
        <w:t>ed</w:t>
      </w:r>
      <w:r w:rsidR="00262D89">
        <w:t xml:space="preserve"> at admission. DVT workup </w:t>
      </w:r>
      <w:r w:rsidR="006A464E">
        <w:t xml:space="preserve">within two weeks of PE diagnosis </w:t>
      </w:r>
      <w:r w:rsidR="00BA37C3">
        <w:t xml:space="preserve">and presence of DVT </w:t>
      </w:r>
      <w:r w:rsidR="00262D89">
        <w:t xml:space="preserve">was determined by review of admission notes and </w:t>
      </w:r>
      <w:r w:rsidR="00BA37C3">
        <w:t>ultrasound</w:t>
      </w:r>
      <w:r w:rsidR="00262D89">
        <w:t xml:space="preserve"> results</w:t>
      </w:r>
      <w:r w:rsidR="00BA37C3">
        <w:t xml:space="preserve"> documented</w:t>
      </w:r>
      <w:r w:rsidR="00262D89">
        <w:t xml:space="preserve"> in the EMR</w:t>
      </w:r>
      <w:r w:rsidR="00BA37C3">
        <w:t xml:space="preserve">. </w:t>
      </w:r>
    </w:p>
    <w:p w14:paraId="1F5FFFF0" w14:textId="138642C9" w:rsidR="00D261AA" w:rsidRDefault="00D261AA" w:rsidP="00B32CBA">
      <w:r>
        <w:t xml:space="preserve">As in </w:t>
      </w:r>
      <w:r w:rsidR="004E7FD9" w:rsidRPr="004E7FD9">
        <w:t xml:space="preserve">substudy 1, unadjusted comparisons were performed using chi-squared test (binary) and Wilcoxen rank-sum tests. Additionally, logistic (for </w:t>
      </w:r>
      <w:r w:rsidR="00C9119D">
        <w:t xml:space="preserve">proximal </w:t>
      </w:r>
      <w:r w:rsidR="004E7FD9" w:rsidRPr="004E7FD9">
        <w:t>v</w:t>
      </w:r>
      <w:r w:rsidR="00C9119D">
        <w:t>ersus distal</w:t>
      </w:r>
      <w:r w:rsidR="004E7FD9" w:rsidRPr="004E7FD9">
        <w:t xml:space="preserve"> PE location) and Poisson (for Qanadli score</w:t>
      </w:r>
      <w:r>
        <w:t>)</w:t>
      </w:r>
      <w:r w:rsidR="004E7FD9" w:rsidRPr="004E7FD9">
        <w:t xml:space="preserve"> regressions were used to summarize the adjusted strength of association with splenectomy after accounting for </w:t>
      </w:r>
      <w:r>
        <w:t>a</w:t>
      </w:r>
      <w:r w:rsidR="004E7FD9" w:rsidRPr="004E7FD9">
        <w:t xml:space="preserve">ge, </w:t>
      </w:r>
      <w:r>
        <w:t>s</w:t>
      </w:r>
      <w:r w:rsidR="004E7FD9" w:rsidRPr="004E7FD9">
        <w:t xml:space="preserve">ex, and </w:t>
      </w:r>
      <w:r w:rsidR="005C6C81">
        <w:t>body mass index (</w:t>
      </w:r>
      <w:r w:rsidR="004E7FD9" w:rsidRPr="004E7FD9">
        <w:t>BMI</w:t>
      </w:r>
      <w:r>
        <w:t>)</w:t>
      </w:r>
      <w:r w:rsidR="004E7FD9" w:rsidRPr="004E7FD9">
        <w:t>,</w:t>
      </w:r>
      <w:r>
        <w:t xml:space="preserve"> which were a-priori hypothesized to be confounders. </w:t>
      </w:r>
    </w:p>
    <w:p w14:paraId="6BD5D5F9" w14:textId="0B06CFD6" w:rsidR="00CC3F48" w:rsidRDefault="00B32CBA" w:rsidP="00B32CBA">
      <w:r w:rsidRPr="00B32CBA">
        <w:rPr>
          <w:u w:val="single"/>
        </w:rPr>
        <w:t>Ethics:</w:t>
      </w:r>
      <w:r w:rsidRPr="00B32CBA">
        <w:t xml:space="preserve"> </w:t>
      </w:r>
    </w:p>
    <w:p w14:paraId="4998805B" w14:textId="207CB91A" w:rsidR="00B32CBA" w:rsidRPr="00B32CBA" w:rsidRDefault="00B32CBA" w:rsidP="00B32CBA">
      <w:r w:rsidRPr="00B32CBA">
        <w:t>This retrospective study was approved by the Institutional Review Board (IRB) at IMC under a waiver of informed consent. </w:t>
      </w:r>
    </w:p>
    <w:p w14:paraId="7A80FF11" w14:textId="77777777" w:rsidR="00B32CBA" w:rsidRPr="00B32CBA" w:rsidRDefault="00B32CBA" w:rsidP="00B32CBA">
      <w:r w:rsidRPr="00B32CBA">
        <w:t> </w:t>
      </w:r>
    </w:p>
    <w:p w14:paraId="41C6317A" w14:textId="7289C339" w:rsidR="00B32CBA" w:rsidRPr="00B32CBA" w:rsidRDefault="008A4E1F" w:rsidP="00B32CBA">
      <w:r w:rsidRPr="008A4E1F">
        <w:rPr>
          <w:b/>
          <w:bCs/>
          <w:lang w:val="en"/>
        </w:rPr>
        <w:t>Results</w:t>
      </w:r>
    </w:p>
    <w:p w14:paraId="3B0B69BE" w14:textId="7EAAAFDE" w:rsidR="00883B6C" w:rsidRPr="00BB2B75" w:rsidRDefault="00225DD1" w:rsidP="00B32CBA">
      <w:r w:rsidRPr="1AD5868A">
        <w:rPr>
          <w:u w:val="single"/>
        </w:rPr>
        <w:t>Frequency of splenectomy in CTEPH</w:t>
      </w:r>
      <w:r w:rsidR="00B93754">
        <w:rPr>
          <w:u w:val="single"/>
        </w:rPr>
        <w:t xml:space="preserve">, PE and </w:t>
      </w:r>
      <w:r w:rsidRPr="1AD5868A">
        <w:rPr>
          <w:u w:val="single"/>
        </w:rPr>
        <w:t>control subjects</w:t>
      </w:r>
    </w:p>
    <w:p w14:paraId="197FD1D9" w14:textId="7F8781B1" w:rsidR="00B32CBA" w:rsidRPr="00B32CBA" w:rsidRDefault="00BB2B75" w:rsidP="00B32CBA">
      <w:r>
        <w:lastRenderedPageBreak/>
        <w:t xml:space="preserve">The CTEPH group comprised 179 patients, the “All PE” group 333 patients, the “Unprovoked PE” group 326 patients, and the “No PE” group 839 patients (Figure 1). </w:t>
      </w:r>
      <w:r w:rsidR="00B32CBA" w:rsidRPr="00B32CBA">
        <w:t xml:space="preserve">The </w:t>
      </w:r>
      <w:r w:rsidR="00225DD1">
        <w:t xml:space="preserve">demographic, clinical, and hemodynamic data for </w:t>
      </w:r>
      <w:r>
        <w:t>subjects in the CTEPH group are show</w:t>
      </w:r>
      <w:r w:rsidR="00B32CBA" w:rsidRPr="00B32CBA">
        <w:t>n in Table 1.</w:t>
      </w:r>
      <w:r>
        <w:t xml:space="preserve"> The median age at CTEPH diagnosis was 66 years (IQR </w:t>
      </w:r>
      <w:r w:rsidRPr="00B32CBA">
        <w:rPr>
          <w:lang w:val="en"/>
        </w:rPr>
        <w:t>53-72</w:t>
      </w:r>
      <w:r>
        <w:rPr>
          <w:lang w:val="en"/>
        </w:rPr>
        <w:t xml:space="preserve"> years</w:t>
      </w:r>
      <w:r w:rsidRPr="00B32CBA">
        <w:rPr>
          <w:lang w:val="en"/>
        </w:rPr>
        <w:t>)</w:t>
      </w:r>
      <w:r>
        <w:rPr>
          <w:lang w:val="en"/>
        </w:rPr>
        <w:t xml:space="preserve">. </w:t>
      </w:r>
      <w:r w:rsidR="008041E0">
        <w:t>A</w:t>
      </w:r>
      <w:r w:rsidR="008041E0" w:rsidRPr="00B32CBA">
        <w:t>pproximately</w:t>
      </w:r>
      <w:r w:rsidR="004859AA">
        <w:t xml:space="preserve"> 75%</w:t>
      </w:r>
      <w:r>
        <w:t xml:space="preserve"> </w:t>
      </w:r>
      <w:r w:rsidR="00B32CBA" w:rsidRPr="00B32CBA">
        <w:t xml:space="preserve">of patients in the CTEPH </w:t>
      </w:r>
      <w:r w:rsidR="008A4E1F">
        <w:t>group</w:t>
      </w:r>
      <w:r w:rsidR="00B32CBA" w:rsidRPr="00B32CBA">
        <w:t xml:space="preserve"> had been diagnosed with acute PE prior to their diagnosis with CTEPH. The</w:t>
      </w:r>
      <w:r>
        <w:t xml:space="preserve"> median age at PE diagnosis was 56 years (IQR 42-69 years) in the</w:t>
      </w:r>
      <w:r w:rsidR="00B32CBA" w:rsidRPr="00B32CBA">
        <w:t xml:space="preserve"> </w:t>
      </w:r>
      <w:r>
        <w:t xml:space="preserve">“All PE” </w:t>
      </w:r>
      <w:r w:rsidR="008A4E1F">
        <w:t>group</w:t>
      </w:r>
      <w:r w:rsidR="00B32CBA" w:rsidRPr="00B32CBA">
        <w:t xml:space="preserve"> </w:t>
      </w:r>
      <w:r>
        <w:t>and 64 years (IQR 52-79 years) in the “Un</w:t>
      </w:r>
      <w:r w:rsidR="00B32CBA" w:rsidRPr="00B32CBA">
        <w:t>provoked</w:t>
      </w:r>
      <w:r>
        <w:t xml:space="preserve"> </w:t>
      </w:r>
      <w:r w:rsidR="00B32CBA" w:rsidRPr="00B32CBA">
        <w:t>PE</w:t>
      </w:r>
      <w:r>
        <w:t xml:space="preserve">” </w:t>
      </w:r>
      <w:r w:rsidR="008A4E1F">
        <w:t>group</w:t>
      </w:r>
      <w:r w:rsidR="00B32CBA" w:rsidRPr="00B32CBA">
        <w:t>. </w:t>
      </w:r>
    </w:p>
    <w:p w14:paraId="0A49B8E3" w14:textId="5FBA2810" w:rsidR="008A4E1F" w:rsidRDefault="00B32CBA" w:rsidP="00B32CBA">
      <w:r w:rsidRPr="00B32CBA">
        <w:t xml:space="preserve">A higher frequency of splenectomy was observed in the CTEPH </w:t>
      </w:r>
      <w:r w:rsidR="008A4E1F">
        <w:t>group</w:t>
      </w:r>
      <w:r w:rsidRPr="00B32CBA">
        <w:t xml:space="preserve"> (6.1%) than in the</w:t>
      </w:r>
      <w:r w:rsidR="00D261AA">
        <w:t xml:space="preserve"> “</w:t>
      </w:r>
      <w:r w:rsidR="008041E0">
        <w:t>N</w:t>
      </w:r>
      <w:r w:rsidR="008041E0" w:rsidRPr="00B32CBA">
        <w:t>o</w:t>
      </w:r>
      <w:r w:rsidR="00D261AA">
        <w:t xml:space="preserve"> </w:t>
      </w:r>
      <w:r w:rsidR="008A4E1F">
        <w:t>PE</w:t>
      </w:r>
      <w:r w:rsidR="00D261AA">
        <w:t>”</w:t>
      </w:r>
      <w:r w:rsidRPr="00B32CBA">
        <w:t xml:space="preserve"> </w:t>
      </w:r>
      <w:r w:rsidR="008A4E1F">
        <w:t>group</w:t>
      </w:r>
      <w:r w:rsidRPr="00B32CBA">
        <w:t xml:space="preserve"> (0.8%, p&lt;0.00001), the </w:t>
      </w:r>
      <w:r w:rsidR="00D261AA">
        <w:t xml:space="preserve">“All </w:t>
      </w:r>
      <w:r w:rsidRPr="00B32CBA">
        <w:t>PE</w:t>
      </w:r>
      <w:r w:rsidR="00D261AA">
        <w:t>”</w:t>
      </w:r>
      <w:r w:rsidRPr="00B32CBA">
        <w:t xml:space="preserve"> </w:t>
      </w:r>
      <w:r w:rsidR="008A4E1F">
        <w:t>group</w:t>
      </w:r>
      <w:r w:rsidRPr="00B32CBA">
        <w:t xml:space="preserve"> (1.5%, p=0.004), </w:t>
      </w:r>
      <w:r w:rsidR="008A4E1F">
        <w:t xml:space="preserve">or </w:t>
      </w:r>
      <w:r w:rsidRPr="00B32CBA">
        <w:t xml:space="preserve">the </w:t>
      </w:r>
      <w:r w:rsidR="00D261AA">
        <w:t>“U</w:t>
      </w:r>
      <w:r w:rsidRPr="00B32CBA">
        <w:t>nprovoked</w:t>
      </w:r>
      <w:r w:rsidR="00D261AA">
        <w:t xml:space="preserve"> </w:t>
      </w:r>
      <w:r w:rsidRPr="00B32CBA">
        <w:t>PE</w:t>
      </w:r>
      <w:r w:rsidR="00D261AA">
        <w:t>”</w:t>
      </w:r>
      <w:r w:rsidRPr="00B32CBA">
        <w:t xml:space="preserve"> </w:t>
      </w:r>
      <w:r w:rsidR="008A4E1F">
        <w:t>group</w:t>
      </w:r>
      <w:r w:rsidRPr="00B32CBA">
        <w:t xml:space="preserve"> (1.2%, p=0.002). The odds ratio for splenectomy for patients in the CTEPH </w:t>
      </w:r>
      <w:r w:rsidR="008A4E1F">
        <w:t xml:space="preserve">group </w:t>
      </w:r>
      <w:r w:rsidRPr="00B32CBA">
        <w:t xml:space="preserve">relative to the </w:t>
      </w:r>
      <w:r w:rsidR="00D261AA">
        <w:t xml:space="preserve">“No PE” group </w:t>
      </w:r>
      <w:r w:rsidRPr="00B32CBA">
        <w:t xml:space="preserve">was 7.8 (95% CI 3.0-20.4), and relative to the </w:t>
      </w:r>
      <w:r w:rsidR="00D261AA">
        <w:t xml:space="preserve">“All PE” </w:t>
      </w:r>
      <w:r w:rsidRPr="00B32CBA">
        <w:t xml:space="preserve">and </w:t>
      </w:r>
      <w:r w:rsidR="00D261AA">
        <w:t>“Un</w:t>
      </w:r>
      <w:r w:rsidRPr="00B32CBA">
        <w:t>provoked</w:t>
      </w:r>
      <w:r w:rsidR="00D261AA">
        <w:t xml:space="preserve"> </w:t>
      </w:r>
      <w:r w:rsidRPr="00B32CBA">
        <w:t>PE</w:t>
      </w:r>
      <w:r w:rsidR="00D261AA">
        <w:t>”</w:t>
      </w:r>
      <w:r w:rsidRPr="00B32CBA">
        <w:t xml:space="preserve"> </w:t>
      </w:r>
      <w:r w:rsidR="008A4E1F">
        <w:t>groups</w:t>
      </w:r>
      <w:r w:rsidRPr="00B32CBA">
        <w:t xml:space="preserve"> was 4.3 (95% CI 1.5-12.6) and 5.3 (1.7-16.9), respectively (Table 2). </w:t>
      </w:r>
    </w:p>
    <w:p w14:paraId="57A22036" w14:textId="7B15FF85" w:rsidR="00B32CBA" w:rsidRPr="00B32CBA" w:rsidRDefault="00B32CBA" w:rsidP="00B32CBA">
      <w:r w:rsidRPr="00B32CBA">
        <w:t>In the CTEPH</w:t>
      </w:r>
      <w:r w:rsidR="00D261AA">
        <w:t xml:space="preserve">, “All PE”, and “Unprovoked PE” groups </w:t>
      </w:r>
      <w:r w:rsidRPr="00B32CBA">
        <w:t xml:space="preserve">most splenectomies were performed due to </w:t>
      </w:r>
      <w:r w:rsidR="00763F0C" w:rsidRPr="00B32CBA">
        <w:t>trauma or</w:t>
      </w:r>
      <w:r w:rsidRPr="00B32CBA">
        <w:t xml:space="preserve"> were performed incidentally during other abdominal surgical procedures (</w:t>
      </w:r>
      <w:r w:rsidR="006C0D2F">
        <w:t xml:space="preserve">Supplementary </w:t>
      </w:r>
      <w:r w:rsidR="00D261AA">
        <w:t>Table S1</w:t>
      </w:r>
      <w:r w:rsidRPr="00B32CBA">
        <w:t xml:space="preserve">). When comparing the age at splenectomy among the 11 splenectomized CTEPH patients and the 9 splenectomized PE patients (from the two PE </w:t>
      </w:r>
      <w:r w:rsidR="00D261AA">
        <w:t xml:space="preserve">groups </w:t>
      </w:r>
      <w:r w:rsidRPr="00B32CBA">
        <w:t>combined),</w:t>
      </w:r>
      <w:r w:rsidR="00D261AA">
        <w:t xml:space="preserve"> CTEPH patients were numerically younger </w:t>
      </w:r>
      <w:r w:rsidRPr="00B32CBA">
        <w:t xml:space="preserve">(median </w:t>
      </w:r>
      <w:r w:rsidR="00D261AA">
        <w:t xml:space="preserve">age </w:t>
      </w:r>
      <w:r w:rsidRPr="00B32CBA">
        <w:t>28 years, IQR 19-43 years)</w:t>
      </w:r>
      <w:r w:rsidR="00D261AA">
        <w:t xml:space="preserve"> at the time of splenectomy than were PE patients </w:t>
      </w:r>
      <w:r w:rsidRPr="00B32CBA">
        <w:t xml:space="preserve">(median </w:t>
      </w:r>
      <w:r w:rsidR="00D261AA">
        <w:t xml:space="preserve">age </w:t>
      </w:r>
      <w:r w:rsidRPr="00B32CBA">
        <w:t>44 years, IQR 37-49), however this did not reach statistical significance (p=0.13). Among splenectomized CTEPH patients, the median elapsed time from splenectomy to CTEPH diagnosis was 28 years (IQR 12-42 years)</w:t>
      </w:r>
      <w:r w:rsidR="007A1E3A">
        <w:t>, whereas among PE patients the media</w:t>
      </w:r>
      <w:r w:rsidR="00DD3425">
        <w:t>n</w:t>
      </w:r>
      <w:r w:rsidR="007A1E3A">
        <w:t xml:space="preserve"> elapsed time from splenectomy to index PE diagnosis was 13 years (IQR 10-24 years).</w:t>
      </w:r>
    </w:p>
    <w:p w14:paraId="40929F3B" w14:textId="1E8CEE4F" w:rsidR="007A1E3A" w:rsidRPr="00B32CBA" w:rsidRDefault="00B32CBA" w:rsidP="00B32CBA">
      <w:r w:rsidRPr="00B32CBA">
        <w:t xml:space="preserve">No significant </w:t>
      </w:r>
      <w:r w:rsidR="00B51064">
        <w:t xml:space="preserve">clinical or hemodynamic </w:t>
      </w:r>
      <w:r w:rsidRPr="00B32CBA">
        <w:t xml:space="preserve">differences were observed between </w:t>
      </w:r>
      <w:r w:rsidR="00B51064">
        <w:t>CTEPH subjects with and without prior splenectomy</w:t>
      </w:r>
      <w:r w:rsidRPr="00B32CBA">
        <w:t>, aside from there being a significantly higher cardiac output in CTEPH patients with a history of splenectomy than those without (</w:t>
      </w:r>
      <w:r w:rsidR="006C0D2F">
        <w:t xml:space="preserve">Supplementary </w:t>
      </w:r>
      <w:r w:rsidR="00D261AA">
        <w:t>Table S2</w:t>
      </w:r>
      <w:r w:rsidRPr="00B32CBA">
        <w:t>). </w:t>
      </w:r>
    </w:p>
    <w:p w14:paraId="554B7EC5" w14:textId="6F889E43" w:rsidR="00B32CBA" w:rsidRDefault="00616E0F" w:rsidP="00B32CBA">
      <w:pPr>
        <w:rPr>
          <w:u w:val="single"/>
        </w:rPr>
      </w:pPr>
      <w:r>
        <w:rPr>
          <w:u w:val="single"/>
        </w:rPr>
        <w:t xml:space="preserve">Substudy 2: </w:t>
      </w:r>
      <w:r w:rsidR="007A1E3A" w:rsidRPr="007A1E3A">
        <w:rPr>
          <w:u w:val="single"/>
        </w:rPr>
        <w:t>Clinical features of PE in patients with and without prior splenectom</w:t>
      </w:r>
      <w:r w:rsidR="00BC08E5">
        <w:rPr>
          <w:u w:val="single"/>
        </w:rPr>
        <w:t>y</w:t>
      </w:r>
    </w:p>
    <w:p w14:paraId="7D185A44" w14:textId="77777777" w:rsidR="00623C4B" w:rsidRDefault="00BC08E5" w:rsidP="00623C4B">
      <w:r>
        <w:t xml:space="preserve">The search for patients with a diagnosis code for PE in the context of prior splenectomy </w:t>
      </w:r>
      <w:r w:rsidR="00D261AA">
        <w:t xml:space="preserve">yielded 134 </w:t>
      </w:r>
      <w:r>
        <w:t>potential subjects</w:t>
      </w:r>
      <w:r w:rsidR="00D261AA">
        <w:t xml:space="preserve">. Among these, </w:t>
      </w:r>
      <w:r w:rsidR="00623C4B">
        <w:t>73 were excluded because CTPA images were not available (and thus s</w:t>
      </w:r>
      <w:r w:rsidR="00D261AA">
        <w:t>plenectomy status and PE diagnosis</w:t>
      </w:r>
      <w:r w:rsidR="00623C4B">
        <w:t xml:space="preserve"> could not be confirmed), and 11 were excluded because their PE diagnosis was not in the context of an inpatient admission. This left 40 subjects </w:t>
      </w:r>
      <w:r w:rsidR="00D261AA">
        <w:t xml:space="preserve">with a PE diagnosis linked to an inpatient admission in the context of a prior history of splenectomy. </w:t>
      </w:r>
      <w:r w:rsidR="00623C4B">
        <w:t xml:space="preserve">As a comparison group, we randomly selected 100 patients from the parent group from which the “Unprovoked PE” group in substudy 1 </w:t>
      </w:r>
      <w:r w:rsidR="00623C4B">
        <w:lastRenderedPageBreak/>
        <w:t xml:space="preserve">was drawn, who had an inpatient admission for PE without a prior history of splenectomy. Demographic characteristics of these two groups are shown in Table 3. </w:t>
      </w:r>
      <w:r w:rsidR="00623C4B" w:rsidRPr="00B32CBA">
        <w:t xml:space="preserve">The average age </w:t>
      </w:r>
      <w:r w:rsidR="00623C4B">
        <w:t xml:space="preserve">at index PE diagnosis </w:t>
      </w:r>
      <w:r w:rsidR="00623C4B" w:rsidRPr="00B32CBA">
        <w:t xml:space="preserve">was lower in the splenectomy group, otherwise </w:t>
      </w:r>
      <w:r w:rsidR="00623C4B">
        <w:t xml:space="preserve">the groups were similar demographically.  </w:t>
      </w:r>
    </w:p>
    <w:p w14:paraId="2859865D" w14:textId="726FAE59" w:rsidR="00623C4B" w:rsidRDefault="00623C4B" w:rsidP="00623C4B">
      <w:r>
        <w:t>Key clinical characteristics of the PE with and without prior splenectomy groups are shown in Table 4. There were no significant differences in PE severity index (PESI) scores, biomarker (troponin, BNP) levels, PA diameter, or RV/LV ratio in patients hospitalized with PE with or without prior splenectomy. Pa</w:t>
      </w:r>
      <w:r w:rsidRPr="00B32CBA">
        <w:t xml:space="preserve">tients with splenectomy were more likely to </w:t>
      </w:r>
      <w:r>
        <w:t xml:space="preserve">present with longer symptom duration (defined as symptoms for </w:t>
      </w:r>
      <w:r w:rsidRPr="00B32CBA">
        <w:t xml:space="preserve">≥ 2 weeks </w:t>
      </w:r>
      <w:r>
        <w:t>at the time of presentation</w:t>
      </w:r>
      <w:r w:rsidR="00BF24C4">
        <w:t>) and</w:t>
      </w:r>
      <w:r>
        <w:t xml:space="preserve"> were less likely to have DVT identified during their PE presentation (Table 4).  </w:t>
      </w:r>
    </w:p>
    <w:p w14:paraId="65C41E0E" w14:textId="436304AC" w:rsidR="00D261AA" w:rsidRDefault="00623C4B" w:rsidP="00B32CBA">
      <w:r w:rsidRPr="00623C4B">
        <w:t xml:space="preserve">After adjusting for age, sex, and BMI, patients with prior splenectomy were more likely to have </w:t>
      </w:r>
      <w:r w:rsidR="00C9119D">
        <w:t xml:space="preserve">distal </w:t>
      </w:r>
      <w:r w:rsidRPr="00623C4B">
        <w:t>PE</w:t>
      </w:r>
      <w:r>
        <w:t xml:space="preserve"> (Figure 2), although </w:t>
      </w:r>
      <w:r w:rsidRPr="00623C4B">
        <w:t>the association was not seen in the unadjusted analysis</w:t>
      </w:r>
      <w:r>
        <w:t xml:space="preserve"> (Table 4)</w:t>
      </w:r>
      <w:r w:rsidRPr="00623C4B">
        <w:t>. Clot burden as assessed by Qanadli score was similar in both groups</w:t>
      </w:r>
      <w:r>
        <w:t xml:space="preserve"> (Table 4). </w:t>
      </w:r>
      <w:r w:rsidRPr="00B32CBA">
        <w:t xml:space="preserve">There was high inter-rater agreement between </w:t>
      </w:r>
      <w:r w:rsidR="00C9119D">
        <w:t xml:space="preserve">proximal </w:t>
      </w:r>
      <w:r w:rsidRPr="00B32CBA">
        <w:t xml:space="preserve">vs. </w:t>
      </w:r>
      <w:r w:rsidR="00C9119D">
        <w:t>distal</w:t>
      </w:r>
      <w:r w:rsidRPr="00B32CBA">
        <w:t xml:space="preserve"> assessments (Kappa = 0.71), and excellent agreement in clot burden assessment (Kappa = 0.95 for Qanadli score) between the two reviewers</w:t>
      </w:r>
      <w:r>
        <w:t>. Two</w:t>
      </w:r>
      <w:r w:rsidRPr="00B32CBA">
        <w:t xml:space="preserve"> of 40 (5%) </w:t>
      </w:r>
      <w:r>
        <w:t xml:space="preserve">subjects in the </w:t>
      </w:r>
      <w:r w:rsidRPr="00B32CBA">
        <w:t>splenectomy</w:t>
      </w:r>
      <w:r>
        <w:t xml:space="preserve"> group</w:t>
      </w:r>
      <w:r w:rsidRPr="00B32CBA">
        <w:t xml:space="preserve"> were </w:t>
      </w:r>
      <w:r>
        <w:t xml:space="preserve">subsequently </w:t>
      </w:r>
      <w:r w:rsidRPr="00B32CBA">
        <w:t>diagnosed with CTEPH</w:t>
      </w:r>
      <w:r>
        <w:t xml:space="preserve">, vs. </w:t>
      </w:r>
      <w:r w:rsidRPr="00B32CBA">
        <w:t xml:space="preserve">0 of </w:t>
      </w:r>
      <w:r>
        <w:t>1</w:t>
      </w:r>
      <w:r w:rsidRPr="00B32CBA">
        <w:t xml:space="preserve">00 (0%) </w:t>
      </w:r>
      <w:r>
        <w:t xml:space="preserve">in the no </w:t>
      </w:r>
      <w:r w:rsidRPr="00B32CBA">
        <w:t>splenectomy</w:t>
      </w:r>
      <w:r>
        <w:t xml:space="preserve"> group. </w:t>
      </w:r>
    </w:p>
    <w:p w14:paraId="4FC75CB6" w14:textId="77777777" w:rsidR="00B32CBA" w:rsidRDefault="00B32CBA" w:rsidP="00B32CBA">
      <w:r w:rsidRPr="00B32CBA">
        <w:t> </w:t>
      </w:r>
    </w:p>
    <w:p w14:paraId="74674ECD" w14:textId="06BC7EB7" w:rsidR="006409D0" w:rsidRDefault="006409D0" w:rsidP="00542D76">
      <w:r w:rsidRPr="006409D0">
        <w:rPr>
          <w:b/>
          <w:bCs/>
        </w:rPr>
        <w:t>Discussion</w:t>
      </w:r>
    </w:p>
    <w:p w14:paraId="5B5E35E3" w14:textId="0497B401" w:rsidR="00623C4B" w:rsidRDefault="00623C4B" w:rsidP="00616E0F">
      <w:bookmarkStart w:id="28" w:name="_Hlk214626499"/>
      <w:r w:rsidRPr="00623C4B">
        <w:t xml:space="preserve">In this pair of substudies, we show that the </w:t>
      </w:r>
      <w:ins w:id="29" w:author="Mark Dodson" w:date="2025-11-21T14:12:00Z" w16du:dateUtc="2025-11-21T21:12:00Z">
        <w:r w:rsidR="00932F20">
          <w:t xml:space="preserve">frequency </w:t>
        </w:r>
      </w:ins>
      <w:del w:id="30" w:author="Mark Dodson" w:date="2025-11-21T14:12:00Z" w16du:dateUtc="2025-11-21T21:12:00Z">
        <w:r w:rsidRPr="00623C4B" w:rsidDel="00932F20">
          <w:delText xml:space="preserve">odds </w:delText>
        </w:r>
      </w:del>
      <w:r w:rsidRPr="00623C4B">
        <w:t xml:space="preserve">of </w:t>
      </w:r>
      <w:del w:id="31" w:author="Mark Dodson" w:date="2025-11-21T14:12:00Z" w16du:dateUtc="2025-11-21T21:12:00Z">
        <w:r w:rsidRPr="00623C4B" w:rsidDel="00932F20">
          <w:delText xml:space="preserve">a prior </w:delText>
        </w:r>
      </w:del>
      <w:r w:rsidRPr="00623C4B">
        <w:t xml:space="preserve">splenectomy </w:t>
      </w:r>
      <w:ins w:id="32" w:author="Mark Dodson" w:date="2025-11-21T14:12:00Z" w16du:dateUtc="2025-11-21T21:12:00Z">
        <w:r w:rsidR="00932F20">
          <w:t>is</w:t>
        </w:r>
      </w:ins>
      <w:del w:id="33" w:author="Mark Dodson" w:date="2025-11-21T14:12:00Z" w16du:dateUtc="2025-11-21T21:12:00Z">
        <w:r w:rsidR="00F5087A" w:rsidDel="00932F20">
          <w:delText>are</w:delText>
        </w:r>
      </w:del>
      <w:r w:rsidRPr="00623C4B">
        <w:t xml:space="preserve"> higher in patients with CTEPH than in patients with acute PE,</w:t>
      </w:r>
      <w:r w:rsidR="001A3D57">
        <w:t xml:space="preserve"> </w:t>
      </w:r>
      <w:r w:rsidR="00D32E14">
        <w:t xml:space="preserve">and </w:t>
      </w:r>
      <w:r w:rsidR="001A3D57">
        <w:t xml:space="preserve">that </w:t>
      </w:r>
      <w:ins w:id="34" w:author="Mark Dodson" w:date="2025-11-21T14:06:00Z" w16du:dateUtc="2025-11-21T21:06:00Z">
        <w:r w:rsidR="00932F20">
          <w:t>the clinical features of acute PE in patients with splenectomy vs. without are largely similar (PESI score, tro</w:t>
        </w:r>
      </w:ins>
      <w:ins w:id="35" w:author="Mark Dodson" w:date="2025-11-21T14:07:00Z" w16du:dateUtc="2025-11-21T21:07:00Z">
        <w:r w:rsidR="00932F20">
          <w:t xml:space="preserve">ponin, BNP) but with minor differences </w:t>
        </w:r>
      </w:ins>
      <w:del w:id="36" w:author="Mark Dodson" w:date="2025-11-21T14:00:00Z" w16du:dateUtc="2025-11-21T21:00:00Z">
        <w:r w:rsidRPr="00623C4B" w:rsidDel="00932F20">
          <w:delText xml:space="preserve">patients with splenectomy often </w:delText>
        </w:r>
        <w:r w:rsidDel="00932F20">
          <w:delText>have</w:delText>
        </w:r>
      </w:del>
      <w:del w:id="37" w:author="Mark Dodson" w:date="2025-11-21T14:01:00Z" w16du:dateUtc="2025-11-21T21:01:00Z">
        <w:r w:rsidDel="00932F20">
          <w:delText xml:space="preserve"> unique features of their PE presentations </w:delText>
        </w:r>
      </w:del>
      <w:r w:rsidRPr="00623C4B">
        <w:t>(</w:t>
      </w:r>
      <w:ins w:id="38" w:author="Mark Dodson" w:date="2025-11-21T14:01:00Z" w16du:dateUtc="2025-11-21T21:01:00Z">
        <w:r w:rsidR="00932F20">
          <w:t xml:space="preserve">patients with splenectomy more likely to present with subacute </w:t>
        </w:r>
      </w:ins>
      <w:del w:id="39" w:author="Mark Dodson" w:date="2025-11-21T14:01:00Z" w16du:dateUtc="2025-11-21T21:01:00Z">
        <w:r w:rsidDel="00932F20">
          <w:delText xml:space="preserve">prolonged </w:delText>
        </w:r>
      </w:del>
      <w:r>
        <w:t>symptoms</w:t>
      </w:r>
      <w:del w:id="40" w:author="Mark Dodson" w:date="2025-11-21T14:01:00Z" w16du:dateUtc="2025-11-21T21:01:00Z">
        <w:r w:rsidDel="00932F20">
          <w:delText xml:space="preserve"> prior to PE diagnosis</w:delText>
        </w:r>
      </w:del>
      <w:r>
        <w:t xml:space="preserve">, less </w:t>
      </w:r>
      <w:ins w:id="41" w:author="Mark Dodson" w:date="2025-11-21T14:01:00Z" w16du:dateUtc="2025-11-21T21:01:00Z">
        <w:r w:rsidR="00932F20">
          <w:t xml:space="preserve">likely to have </w:t>
        </w:r>
      </w:ins>
      <w:r>
        <w:t xml:space="preserve">DVT, </w:t>
      </w:r>
      <w:ins w:id="42" w:author="Mark Dodson" w:date="2025-11-21T14:01:00Z" w16du:dateUtc="2025-11-21T21:01:00Z">
        <w:r w:rsidR="00932F20">
          <w:t xml:space="preserve">and </w:t>
        </w:r>
      </w:ins>
      <w:r w:rsidRPr="00623C4B">
        <w:t xml:space="preserve">more </w:t>
      </w:r>
      <w:ins w:id="43" w:author="Mark Dodson" w:date="2025-11-21T14:01:00Z" w16du:dateUtc="2025-11-21T21:01:00Z">
        <w:r w:rsidR="00932F20">
          <w:t xml:space="preserve">likely to have </w:t>
        </w:r>
      </w:ins>
      <w:r w:rsidR="00C9119D">
        <w:t>dista</w:t>
      </w:r>
      <w:r w:rsidRPr="00623C4B">
        <w:t>l</w:t>
      </w:r>
      <w:r>
        <w:t xml:space="preserve"> PE</w:t>
      </w:r>
      <w:r w:rsidRPr="00623C4B">
        <w:t xml:space="preserve"> </w:t>
      </w:r>
      <w:ins w:id="44" w:author="Mark Dodson" w:date="2025-11-21T14:01:00Z" w16du:dateUtc="2025-11-21T21:01:00Z">
        <w:r w:rsidR="00932F20">
          <w:t>in adjusted analyses</w:t>
        </w:r>
      </w:ins>
      <w:del w:id="45" w:author="Mark Dodson" w:date="2025-11-21T14:01:00Z" w16du:dateUtc="2025-11-21T21:01:00Z">
        <w:r w:rsidRPr="00623C4B" w:rsidDel="00932F20">
          <w:delText>location</w:delText>
        </w:r>
      </w:del>
      <w:r>
        <w:t>).</w:t>
      </w:r>
      <w:bookmarkEnd w:id="28"/>
      <w:r>
        <w:t xml:space="preserve"> </w:t>
      </w:r>
      <w:r w:rsidRPr="00623C4B">
        <w:t>Together, these findings suggest</w:t>
      </w:r>
      <w:r>
        <w:t xml:space="preserve"> that a prior history of splenectomy </w:t>
      </w:r>
      <w:r w:rsidRPr="00623C4B">
        <w:t>may predispose to CTEPH th</w:t>
      </w:r>
      <w:r>
        <w:t>r</w:t>
      </w:r>
      <w:r w:rsidRPr="00623C4B">
        <w:t xml:space="preserve">ough separate mechanisms than solely </w:t>
      </w:r>
      <w:r w:rsidR="00404042">
        <w:t>increasing venous thromboembolism</w:t>
      </w:r>
      <w:r w:rsidRPr="00623C4B">
        <w:t xml:space="preserve"> risk.</w:t>
      </w:r>
    </w:p>
    <w:p w14:paraId="779A0393" w14:textId="357D4B5A" w:rsidR="00BF57B7" w:rsidRPr="00D349AF" w:rsidRDefault="00E83F4F" w:rsidP="00616E0F">
      <w:r w:rsidRPr="00E83F4F">
        <w:t xml:space="preserve">In </w:t>
      </w:r>
      <w:r w:rsidR="00616E0F">
        <w:t>substudy 1</w:t>
      </w:r>
      <w:r w:rsidRPr="00E83F4F">
        <w:t>, we demonstrate that a history of splenectomy is observed more frequently in patients with CTEPH than in comparable patients with a history of acute PE</w:t>
      </w:r>
      <w:r w:rsidR="00F5087A">
        <w:t xml:space="preserve">—whether all comers with acute PE, or the subset of acute PE patients with PE not provoked by an environmental risk factor, who appear to be at a particularly </w:t>
      </w:r>
      <w:r w:rsidR="00D32E14">
        <w:t>increased</w:t>
      </w:r>
      <w:r w:rsidR="00F5087A">
        <w:t xml:space="preserve"> risk of developing CTEPH</w:t>
      </w:r>
      <w:r w:rsidR="007C552B">
        <w:t>.</w:t>
      </w:r>
      <w:r w:rsidR="00F5087A">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 </w:instrText>
      </w:r>
      <w:r w:rsidR="007D3D50">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EN.CITE.DATA </w:instrText>
      </w:r>
      <w:r w:rsidR="007D3D50">
        <w:fldChar w:fldCharType="end"/>
      </w:r>
      <w:r w:rsidR="00F5087A">
        <w:fldChar w:fldCharType="separate"/>
      </w:r>
      <w:r w:rsidR="007D3D50" w:rsidRPr="007D3D50">
        <w:rPr>
          <w:noProof/>
          <w:vertAlign w:val="superscript"/>
        </w:rPr>
        <w:t>10</w:t>
      </w:r>
      <w:r w:rsidR="00F5087A">
        <w:fldChar w:fldCharType="end"/>
      </w:r>
      <w:r>
        <w:t xml:space="preserve"> </w:t>
      </w:r>
      <w:r w:rsidR="00DE6DF9">
        <w:t>While prior work has shown that splenectomy is a risk factor for VTE</w:t>
      </w:r>
      <w:r w:rsidR="007C552B">
        <w:t>,</w:t>
      </w:r>
      <w:r w:rsidR="009251EB" w:rsidRPr="00230466">
        <w:fldChar w:fldCharType="begin">
          <w:fldData xml:space="preserve">PEVuZE5vdGU+PENpdGU+PEF1dGhvcj5LcmlzdGluc3NvbjwvQXV0aG9yPjxZZWFyPjIwMTQ8L1ll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</w:fldData>
        </w:fldChar>
      </w:r>
      <w:r w:rsidR="007D3D50">
        <w:instrText xml:space="preserve"> ADDIN EN.CITE </w:instrText>
      </w:r>
      <w:r w:rsidR="007D3D50">
        <w:fldChar w:fldCharType="begin">
          <w:fldData xml:space="preserve">PEVuZE5vdGU+PENpdGU+PEF1dGhvcj5LcmlzdGluc3NvbjwvQXV0aG9yPjxZZWFyPjIwMTQ8L1ll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</w:fldData>
        </w:fldChar>
      </w:r>
      <w:r w:rsidR="007D3D50">
        <w:instrText xml:space="preserve"> ADDIN EN.CITE.DATA </w:instrText>
      </w:r>
      <w:r w:rsidR="007D3D50">
        <w:fldChar w:fldCharType="end"/>
      </w:r>
      <w:r w:rsidR="009251EB" w:rsidRPr="00230466">
        <w:fldChar w:fldCharType="separate"/>
      </w:r>
      <w:r w:rsidR="007D3D50" w:rsidRPr="007D3D50">
        <w:rPr>
          <w:noProof/>
          <w:vertAlign w:val="superscript"/>
        </w:rPr>
        <w:t>5-7</w:t>
      </w:r>
      <w:r w:rsidR="009251EB" w:rsidRPr="00230466">
        <w:fldChar w:fldCharType="end"/>
      </w:r>
      <w:r w:rsidR="004E5544" w:rsidRPr="004E5544">
        <w:t xml:space="preserve"> </w:t>
      </w:r>
      <w:r w:rsidR="00DE6DF9">
        <w:t>our results suggest that splenectomy increases the risk of CTEPH</w:t>
      </w:r>
      <w:r w:rsidR="00F5087A">
        <w:t xml:space="preserve"> beyond the risk conferred on VTE. </w:t>
      </w:r>
      <w:r w:rsidR="00F5087A">
        <w:lastRenderedPageBreak/>
        <w:t>Our work corroborates and extends findings from earlier studies.</w:t>
      </w:r>
      <w:r w:rsidR="00763F0C">
        <w:t xml:space="preserve"> Several studies have reported an increased frequency of splenectomy in patients with CTEPH compared to patients with non-thromboembolic forms of pulmonary hypertension</w:t>
      </w:r>
      <w:r w:rsidR="007C552B">
        <w:t>,</w:t>
      </w:r>
      <w:r w:rsidR="00763F0C">
        <w:fldChar w:fldCharType="begin">
          <w:fldData xml:space="preserve">PEVuZE5vdGU+PENpdGU+PEF1dGhvcj5Cb25kZXJtYW48L0F1dGhvcj48WWVhcj4yMDA5PC9ZZWFy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</w:fldData>
        </w:fldChar>
      </w:r>
      <w:r w:rsidR="00804E34">
        <w:instrText xml:space="preserve"> ADDIN EN.CITE </w:instrText>
      </w:r>
      <w:r w:rsidR="00804E34">
        <w:fldChar w:fldCharType="begin">
          <w:fldData xml:space="preserve">PEVuZE5vdGU+PENpdGU+PEF1dGhvcj5Cb25kZXJtYW48L0F1dGhvcj48WWVhcj4yMDA5PC9ZZWFy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</w:fldData>
        </w:fldChar>
      </w:r>
      <w:r w:rsidR="00804E34">
        <w:instrText xml:space="preserve"> ADDIN EN.CITE.DATA </w:instrText>
      </w:r>
      <w:r w:rsidR="00804E34">
        <w:fldChar w:fldCharType="end"/>
      </w:r>
      <w:r w:rsidR="00763F0C">
        <w:fldChar w:fldCharType="separate"/>
      </w:r>
      <w:r w:rsidR="00804E34" w:rsidRPr="00804E34">
        <w:rPr>
          <w:noProof/>
          <w:vertAlign w:val="superscript"/>
        </w:rPr>
        <w:t>3, 15</w:t>
      </w:r>
      <w:r w:rsidR="00763F0C">
        <w:fldChar w:fldCharType="end"/>
      </w:r>
      <w:r w:rsidR="00763F0C">
        <w:t xml:space="preserve"> or acute PE</w:t>
      </w:r>
      <w:r w:rsidR="007C552B">
        <w:t>.</w:t>
      </w:r>
      <w:r w:rsidR="00763F0C">
        <w:fldChar w:fldCharType="begin">
          <w:fldData xml:space="preserve">PEVuZE5vdGU+PENpdGU+PEF1dGhvcj5Cb25kZXJtYW48L0F1dGhvcj48WWVhcj4yMDA1PC9ZZWFy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</w:fldData>
        </w:fldChar>
      </w:r>
      <w:r w:rsidR="007D3D50">
        <w:instrText xml:space="preserve"> ADDIN EN.CITE </w:instrText>
      </w:r>
      <w:r w:rsidR="007D3D50">
        <w:fldChar w:fldCharType="begin">
          <w:fldData xml:space="preserve">PEVuZE5vdGU+PENpdGU+PEF1dGhvcj5Cb25kZXJtYW48L0F1dGhvcj48WWVhcj4yMDA1PC9ZZWFy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</w:fldData>
        </w:fldChar>
      </w:r>
      <w:r w:rsidR="007D3D50">
        <w:instrText xml:space="preserve"> ADDIN EN.CITE.DATA </w:instrText>
      </w:r>
      <w:r w:rsidR="007D3D50">
        <w:fldChar w:fldCharType="end"/>
      </w:r>
      <w:r w:rsidR="00763F0C">
        <w:fldChar w:fldCharType="separate"/>
      </w:r>
      <w:r w:rsidR="007D3D50" w:rsidRPr="007D3D50">
        <w:rPr>
          <w:noProof/>
          <w:vertAlign w:val="superscript"/>
        </w:rPr>
        <w:t>8</w:t>
      </w:r>
      <w:r w:rsidR="00763F0C">
        <w:fldChar w:fldCharType="end"/>
      </w:r>
      <w:r w:rsidR="00763F0C">
        <w:t xml:space="preserve"> Our work demonstrates that even compared to patients with unprovoked PE, splenectomy is much more common in patients with CTEPH. This is an important finding given that a history of unprovoked PE is an important risk factor for CTEPH</w:t>
      </w:r>
      <w:r w:rsidR="007C552B">
        <w:t>,</w:t>
      </w:r>
      <w:r w:rsidR="00763F0C">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 </w:instrText>
      </w:r>
      <w:r w:rsidR="007D3D50">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EN.CITE.DATA </w:instrText>
      </w:r>
      <w:r w:rsidR="007D3D50">
        <w:fldChar w:fldCharType="end"/>
      </w:r>
      <w:r w:rsidR="00763F0C">
        <w:fldChar w:fldCharType="separate"/>
      </w:r>
      <w:r w:rsidR="007D3D50" w:rsidRPr="007D3D50">
        <w:rPr>
          <w:noProof/>
          <w:vertAlign w:val="superscript"/>
        </w:rPr>
        <w:t>10</w:t>
      </w:r>
      <w:r w:rsidR="00763F0C">
        <w:fldChar w:fldCharType="end"/>
      </w:r>
      <w:r w:rsidR="00763F0C">
        <w:t xml:space="preserve"> and that a significant majority of patients with CTEPH have a history of unprovoked PE</w:t>
      </w:r>
      <w:r w:rsidR="007C552B">
        <w:t>.</w:t>
      </w:r>
      <w:r w:rsidR="00D349AF">
        <w:fldChar w:fldCharType="begin"/>
      </w:r>
      <w:r w:rsidR="007D3D50">
        <w:instrText xml:space="preserve"> ADDIN EN.CITE &lt;EndNote&gt;&lt;Cite&gt;&lt;Author&gt;Dodson&lt;/Author&gt;&lt;Year&gt;2022&lt;/Year&gt;&lt;RecNum&gt;216&lt;/RecNum&gt;&lt;DisplayText&gt;&lt;style face="superscript"&gt;4&lt;/style&gt;&lt;/DisplayText&gt;&lt;record&gt;&lt;rec-number&gt;216&lt;/rec-number&gt;&lt;foreign-keys&gt;&lt;key app="EN" db-id="sf2vesve6es0t6erttiv5adc5f05d00w5w5a" timestamp="0"&gt;216&lt;/key&gt;&lt;/foreign-keys&gt;&lt;ref-type name="Journal Article"&gt;17&lt;/ref-type&gt;&lt;contributors&gt;&lt;authors&gt;&lt;author&gt;Dodson, M. W.&lt;/author&gt;&lt;author&gt;Cirulis, M. M.&lt;/author&gt;&lt;author&gt;Li, H.&lt;/author&gt;&lt;author&gt;Yue, Z.&lt;/author&gt;&lt;author&gt;Brown, L. M.&lt;/author&gt;&lt;author&gt;Elliott, C. G.&lt;/author&gt;&lt;/authors&gt;&lt;/contributors&gt;&lt;auth-address&gt;7061Intermountain Medical Center, Murray, Utah, USA.&amp;#xD;14434University of Utah, Salt Lake City, Utah, USA.&amp;#xD;University of Utah School of Medicine, Salt Lake City, Utah, USA.&lt;/auth-address&gt;&lt;titles&gt;&lt;title&gt;Frequency of Thrombotic Risk Factors in Patients with Chronic Thromboembolic Pulmonary Hypertension and Acute Pulmonary Embolism: A Case-Control Study&lt;/title&gt;&lt;secondary-title&gt;Clin Appl Thromb Hemost&lt;/secondary-title&gt;&lt;/titles&gt;&lt;pages&gt;10760296211073277&lt;/pages&gt;&lt;volume&gt;28&lt;/volume&gt;&lt;edition&gt;2022/01/11&lt;/edition&gt;&lt;keywords&gt;&lt;keyword&gt;epidemiology&lt;/keyword&gt;&lt;keyword&gt;pulmonary embolism&lt;/keyword&gt;&lt;keyword&gt;pulmonary hypertension&lt;/keyword&gt;&lt;/keywords&gt;&lt;dates&gt;&lt;year&gt;2022&lt;/year&gt;&lt;pub-dates&gt;&lt;date&gt;Jan-Dec&lt;/date&gt;&lt;/pub-dates&gt;&lt;/dates&gt;&lt;isbn&gt;1938-2723 (Electronic)&amp;#xD;1076-0296 (Linking)&lt;/isbn&gt;&lt;accession-num&gt;35000431&lt;/accession-num&gt;&lt;urls&gt;&lt;related-urls&gt;&lt;url&gt;https://www.ncbi.nlm.nih.gov/pubmed/35000431&lt;/url&gt;&lt;/related-urls&gt;&lt;/urls&gt;&lt;custom2&gt;PMC8744163&lt;/custom2&gt;&lt;electronic-resource-num&gt;10.1177/10760296211073277&lt;/electronic-resource-num&gt;&lt;/record&gt;&lt;/Cite&gt;&lt;/EndNote&gt;</w:instrText>
      </w:r>
      <w:r w:rsidR="00D349AF">
        <w:fldChar w:fldCharType="separate"/>
      </w:r>
      <w:r w:rsidR="007D3D50" w:rsidRPr="007D3D50">
        <w:rPr>
          <w:noProof/>
          <w:vertAlign w:val="superscript"/>
        </w:rPr>
        <w:t>4</w:t>
      </w:r>
      <w:r w:rsidR="00D349AF">
        <w:fldChar w:fldCharType="end"/>
      </w:r>
    </w:p>
    <w:p w14:paraId="4E38941E" w14:textId="3D9EDA32" w:rsidR="00616E0F" w:rsidRDefault="00616E0F" w:rsidP="00616E0F">
      <w:r>
        <w:t>In substudy 2,</w:t>
      </w:r>
      <w:r w:rsidR="00F5087A" w:rsidRPr="00F5087A">
        <w:rPr>
          <w:rFonts w:ascii="Arial" w:eastAsia="Times New Roman" w:hAnsi="Arial" w:cs="Arial"/>
          <w:kern w:val="0"/>
          <w14:ligatures w14:val="none"/>
        </w:rPr>
        <w:t xml:space="preserve"> </w:t>
      </w:r>
      <w:r w:rsidR="00F5087A" w:rsidRPr="00F5087A">
        <w:t xml:space="preserve">we </w:t>
      </w:r>
      <w:r w:rsidR="00F5087A">
        <w:t xml:space="preserve">have </w:t>
      </w:r>
      <w:r w:rsidR="00F5087A" w:rsidRPr="00F5087A">
        <w:t>demonstrate</w:t>
      </w:r>
      <w:r w:rsidR="00F5087A">
        <w:t xml:space="preserve">d for the first time that </w:t>
      </w:r>
      <w:r w:rsidR="00F5087A" w:rsidRPr="00F5087A">
        <w:t>splenectomy modif</w:t>
      </w:r>
      <w:r w:rsidR="00F5087A">
        <w:t xml:space="preserve">ies the </w:t>
      </w:r>
      <w:r w:rsidR="00F5087A" w:rsidRPr="00F5087A">
        <w:t>PE phenotype</w:t>
      </w:r>
      <w:ins w:id="46" w:author="Mark Dodson" w:date="2025-11-21T14:08:00Z" w16du:dateUtc="2025-11-21T21:08:00Z">
        <w:r w:rsidR="00932F20">
          <w:t xml:space="preserve"> in minor but potentially important ways</w:t>
        </w:r>
      </w:ins>
      <w:r w:rsidR="00F5087A" w:rsidRPr="00F5087A">
        <w:t xml:space="preserve">. </w:t>
      </w:r>
      <w:r w:rsidR="00F5087A">
        <w:t xml:space="preserve">Patients with a prior history of splenectomy are more likely to present with subacute PE symptoms, less likely to have DVT present, and are more likely to have a </w:t>
      </w:r>
      <w:r w:rsidR="00C9119D">
        <w:t xml:space="preserve">distal </w:t>
      </w:r>
      <w:r w:rsidR="00F5087A">
        <w:t>location of PE</w:t>
      </w:r>
      <w:ins w:id="47" w:author="Mark Dodson" w:date="2025-11-21T14:03:00Z" w16du:dateUtc="2025-11-21T21:03:00Z">
        <w:r w:rsidR="00932F20">
          <w:t xml:space="preserve"> (in adjusted analyses)</w:t>
        </w:r>
      </w:ins>
      <w:r w:rsidR="00F5087A">
        <w:t xml:space="preserve">. </w:t>
      </w:r>
      <w:r w:rsidR="00F5087A" w:rsidRPr="00F5087A">
        <w:t xml:space="preserve">We speculate </w:t>
      </w:r>
      <w:r w:rsidR="00F5087A">
        <w:t xml:space="preserve">that </w:t>
      </w:r>
      <w:r w:rsidR="00F5087A" w:rsidRPr="00F5087A">
        <w:t xml:space="preserve">these features may be relevant for the development of </w:t>
      </w:r>
      <w:r w:rsidR="00F5087A">
        <w:t>CTEPH. Symptom duration &gt;2 weeks at the time of PE presentation has independently been identified as a risk factor for subsequent development of CTEPH</w:t>
      </w:r>
      <w:r w:rsidR="007C552B">
        <w:t>.</w:t>
      </w:r>
      <w:r w:rsidR="00F5087A">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 </w:instrText>
      </w:r>
      <w:r w:rsidR="007D3D50">
        <w:fldChar w:fldCharType="begin">
          <w:fldData xml:space="preserve">PEVuZE5vdGU+PENpdGU+PEF1dGhvcj5LbG9rPC9BdXRob3I+PFllYXI+MjAxNjwvWWVhcj48UmVj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</w:fldData>
        </w:fldChar>
      </w:r>
      <w:r w:rsidR="007D3D50">
        <w:instrText xml:space="preserve"> ADDIN EN.CITE.DATA </w:instrText>
      </w:r>
      <w:r w:rsidR="007D3D50">
        <w:fldChar w:fldCharType="end"/>
      </w:r>
      <w:r w:rsidR="00F5087A">
        <w:fldChar w:fldCharType="separate"/>
      </w:r>
      <w:r w:rsidR="007D3D50" w:rsidRPr="007D3D50">
        <w:rPr>
          <w:noProof/>
          <w:vertAlign w:val="superscript"/>
        </w:rPr>
        <w:t>10</w:t>
      </w:r>
      <w:r w:rsidR="00F5087A">
        <w:fldChar w:fldCharType="end"/>
      </w:r>
      <w:r w:rsidR="00F5087A">
        <w:t xml:space="preserve"> T</w:t>
      </w:r>
      <w:r>
        <w:t xml:space="preserve">his </w:t>
      </w:r>
      <w:r w:rsidR="00F5087A">
        <w:t>could be explained by data suggesting that many patients with acute PE who are subsequently diagnosed with CTEPH already had features of CTEPH present at the time of their acute PE presentation</w:t>
      </w:r>
      <w:r w:rsidR="007C552B">
        <w:t>.</w:t>
      </w:r>
      <w:r w:rsidR="00F5087A">
        <w:fldChar w:fldCharType="begin">
          <w:fldData xml:space="preserve">PEVuZE5vdGU+PENpdGU+PEF1dGhvcj5HdWVyaW48L0F1dGhvcj48WWVhcj4yMDE0PC9ZZWFyPjxS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==
</w:fldData>
        </w:fldChar>
      </w:r>
      <w:r w:rsidR="00804E34">
        <w:instrText xml:space="preserve"> ADDIN EN.CITE </w:instrText>
      </w:r>
      <w:r w:rsidR="00804E34">
        <w:fldChar w:fldCharType="begin">
          <w:fldData xml:space="preserve">PEVuZE5vdGU+PENpdGU+PEF1dGhvcj5HdWVyaW48L0F1dGhvcj48WWVhcj4yMDE0PC9ZZWFyPjxS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==
</w:fldData>
        </w:fldChar>
      </w:r>
      <w:r w:rsidR="00804E34">
        <w:instrText xml:space="preserve"> ADDIN EN.CITE.DATA </w:instrText>
      </w:r>
      <w:r w:rsidR="00804E34">
        <w:fldChar w:fldCharType="end"/>
      </w:r>
      <w:r w:rsidR="00F5087A">
        <w:fldChar w:fldCharType="separate"/>
      </w:r>
      <w:r w:rsidR="00804E34" w:rsidRPr="00804E34">
        <w:rPr>
          <w:noProof/>
          <w:vertAlign w:val="superscript"/>
        </w:rPr>
        <w:t>16</w:t>
      </w:r>
      <w:r w:rsidR="00F5087A">
        <w:fldChar w:fldCharType="end"/>
      </w:r>
      <w:r w:rsidR="00F5087A">
        <w:t xml:space="preserve"> Thus, splenectomy may increase the likelihood that CTEPH was already present at the patient’s index PE presentation. Alternatively, splenectomy may contribute to subacute PE presentations via different mechanisms. The decreased frequency of DVT among splenectomized patients with PE suggests that VTE might originate in sites distinct from the deep veins of the extremities in some patients with splenectomy. Perhaps this predisposes to recurrent small volume VTE events, or even in situ thrombosis in the pulmonary arteries, which may lead to subclinical symptoms that accumulate over time and thus predispose to a subacute presentation. It is notable that we have found that although splenectomized patients with PE are more likely to have </w:t>
      </w:r>
      <w:r w:rsidR="00C9119D">
        <w:t>distally</w:t>
      </w:r>
      <w:r w:rsidR="00F5087A">
        <w:t xml:space="preserve"> located PE, </w:t>
      </w:r>
      <w:r w:rsidR="00D058F0">
        <w:t>the overall</w:t>
      </w:r>
      <w:r w:rsidR="00F5087A">
        <w:t xml:space="preserve"> clot burden (based on the </w:t>
      </w:r>
      <w:r w:rsidR="00D058F0">
        <w:t>Qan</w:t>
      </w:r>
      <w:r w:rsidR="003C6DFE">
        <w:t>a</w:t>
      </w:r>
      <w:r w:rsidR="00D058F0">
        <w:t>d</w:t>
      </w:r>
      <w:r w:rsidR="003C6DFE">
        <w:t>li</w:t>
      </w:r>
      <w:r w:rsidR="00F5087A">
        <w:t xml:space="preserve"> score, which measures the total number of segmental PAs that are affected by clot) is similar between splenectomized and non-splenectomized patients with PE. Perhaps recurrent small volume VTE events only become symptomatic once a threshold of PA involvement is surpassed. </w:t>
      </w:r>
    </w:p>
    <w:p w14:paraId="4C3E616A" w14:textId="2C3E6273" w:rsidR="00D349AF" w:rsidRDefault="00D349AF" w:rsidP="00616E0F">
      <w:r>
        <w:t xml:space="preserve">Several prior registry studies have consistently reported that CTEPH patients with a history of splenectomy are less likely to have operable disease than those without a history of </w:t>
      </w:r>
      <w:r w:rsidRPr="00D349AF">
        <w:t>splenectomy</w:t>
      </w:r>
      <w:r w:rsidR="007C552B">
        <w:t>.</w:t>
      </w:r>
      <w:r w:rsidRPr="00D349AF">
        <w:fldChar w:fldCharType="begin">
          <w:fldData xml:space="preserve">PEVuZE5vdGU+PENpdGU+PEF1dGhvcj5QZXBrZS1aYWJhPC9BdXRob3I+PFllYXI+MjAxMTwvWWVh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</w:fldData>
        </w:fldChar>
      </w:r>
      <w:r w:rsidR="00804E34">
        <w:instrText xml:space="preserve"> ADDIN EN.CITE </w:instrText>
      </w:r>
      <w:r w:rsidR="00804E34">
        <w:fldChar w:fldCharType="begin">
          <w:fldData xml:space="preserve">PEVuZE5vdGU+PENpdGU+PEF1dGhvcj5QZXBrZS1aYWJhPC9BdXRob3I+PFllYXI+MjAxMTwvWWVh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</w:fldData>
        </w:fldChar>
      </w:r>
      <w:r w:rsidR="00804E34">
        <w:instrText xml:space="preserve"> ADDIN EN.CITE.DATA </w:instrText>
      </w:r>
      <w:r w:rsidR="00804E34">
        <w:fldChar w:fldCharType="end"/>
      </w:r>
      <w:r w:rsidRPr="00D349AF">
        <w:fldChar w:fldCharType="separate"/>
      </w:r>
      <w:r w:rsidR="00804E34" w:rsidRPr="00804E34">
        <w:rPr>
          <w:noProof/>
          <w:vertAlign w:val="superscript"/>
        </w:rPr>
        <w:t>17-19</w:t>
      </w:r>
      <w:r w:rsidRPr="00D349AF">
        <w:fldChar w:fldCharType="end"/>
      </w:r>
      <w:r w:rsidRPr="00D349AF">
        <w:t xml:space="preserve"> Although these studies did not report specifically whether inoperable disease in CTEPH patients with splenectomy was due to chronic thromboembolic disease being located in more distal pulmonary arteries, distal disease is overall the most common reason for a</w:t>
      </w:r>
      <w:r w:rsidR="0018144B">
        <w:t xml:space="preserve"> CTEPH</w:t>
      </w:r>
      <w:r w:rsidRPr="00D349AF">
        <w:t xml:space="preserve"> patient to be judged inoperable</w:t>
      </w:r>
      <w:r w:rsidR="007C552B">
        <w:t>.</w:t>
      </w:r>
      <w:r w:rsidRPr="00D349AF">
        <w:fldChar w:fldCharType="begin">
          <w:fldData xml:space="preserve">PEVuZE5vdGU+PENpdGU+PEF1dGhvcj5QZXBrZS1aYWJhPC9BdXRob3I+PFllYXI+MjAxMTwvWWVh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</w:fldData>
        </w:fldChar>
      </w:r>
      <w:r w:rsidR="00804E34">
        <w:instrText xml:space="preserve"> ADDIN EN.CITE </w:instrText>
      </w:r>
      <w:r w:rsidR="00804E34">
        <w:fldChar w:fldCharType="begin">
          <w:fldData xml:space="preserve">PEVuZE5vdGU+PENpdGU+PEF1dGhvcj5QZXBrZS1aYWJhPC9BdXRob3I+PFllYXI+MjAxMTwvWWVh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</w:fldData>
        </w:fldChar>
      </w:r>
      <w:r w:rsidR="00804E34">
        <w:instrText xml:space="preserve"> ADDIN EN.CITE.DATA </w:instrText>
      </w:r>
      <w:r w:rsidR="00804E34">
        <w:fldChar w:fldCharType="end"/>
      </w:r>
      <w:r w:rsidRPr="00D349AF">
        <w:fldChar w:fldCharType="separate"/>
      </w:r>
      <w:r w:rsidR="00804E34" w:rsidRPr="00804E34">
        <w:rPr>
          <w:noProof/>
          <w:vertAlign w:val="superscript"/>
        </w:rPr>
        <w:t>17</w:t>
      </w:r>
      <w:r w:rsidRPr="00D349AF">
        <w:fldChar w:fldCharType="end"/>
      </w:r>
      <w:r>
        <w:t xml:space="preserve"> Thus, it is likely that CTEPH patients with splenectomy have more distal disease than non-splenectomized comparators. Our </w:t>
      </w:r>
      <w:r>
        <w:lastRenderedPageBreak/>
        <w:t xml:space="preserve">results demonstrate that the same is observed with acute PE. Thus, splenectomy status appears to promote more distal disease both in the setting of acute PE and in CTEPH. </w:t>
      </w:r>
    </w:p>
    <w:p w14:paraId="61B0E2C2" w14:textId="1EAFAAAF" w:rsidR="00087DD9" w:rsidRDefault="00F5087A" w:rsidP="00616E0F">
      <w:r>
        <w:t xml:space="preserve">Prior work has demonstrated that patients who have undergone </w:t>
      </w:r>
      <w:r w:rsidR="007E01DA">
        <w:t xml:space="preserve">splenectomy </w:t>
      </w:r>
      <w:r>
        <w:t xml:space="preserve">demonstrate an increase in </w:t>
      </w:r>
      <w:r w:rsidR="007E01DA">
        <w:t>circulating platelet-derived microparticles</w:t>
      </w:r>
      <w:r w:rsidR="007C552B">
        <w:t>.</w:t>
      </w:r>
      <w:r w:rsidR="007E01DA">
        <w:fldChar w:fldCharType="begin">
          <w:fldData xml:space="preserve">PEVuZE5vdGU+PENpdGU+PEF1dGhvcj5Gb250YW5hPC9BdXRob3I+PFllYXI+MjAwODwvWWVhcj48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</w:fldData>
        </w:fldChar>
      </w:r>
      <w:r w:rsidR="00804E34">
        <w:instrText xml:space="preserve"> ADDIN EN.CITE </w:instrText>
      </w:r>
      <w:r w:rsidR="00804E34">
        <w:fldChar w:fldCharType="begin">
          <w:fldData xml:space="preserve">PEVuZE5vdGU+PENpdGU+PEF1dGhvcj5Gb250YW5hPC9BdXRob3I+PFllYXI+MjAwODwvWWVhcj48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</w:fldData>
        </w:fldChar>
      </w:r>
      <w:r w:rsidR="00804E34">
        <w:instrText xml:space="preserve"> ADDIN EN.CITE.DATA </w:instrText>
      </w:r>
      <w:r w:rsidR="00804E34">
        <w:fldChar w:fldCharType="end"/>
      </w:r>
      <w:r w:rsidR="007E01DA">
        <w:fldChar w:fldCharType="separate"/>
      </w:r>
      <w:r w:rsidR="00804E34" w:rsidRPr="00804E34">
        <w:rPr>
          <w:noProof/>
          <w:vertAlign w:val="superscript"/>
        </w:rPr>
        <w:t>20-22</w:t>
      </w:r>
      <w:r w:rsidR="007E01DA">
        <w:fldChar w:fldCharType="end"/>
      </w:r>
      <w:r>
        <w:t xml:space="preserve"> These particles </w:t>
      </w:r>
      <w:r w:rsidR="007E01DA">
        <w:t>exert a strong prothrombotic effect</w:t>
      </w:r>
      <w:r w:rsidR="007E01DA">
        <w:fldChar w:fldCharType="begin">
          <w:fldData xml:space="preserve">PEVuZE5vdGU+PENpdGU+PEF1dGhvcj5CdWNjaWFyZWxsaTwvQXV0aG9yPjxZZWFyPjIwMTI8L1ll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=
</w:fldData>
        </w:fldChar>
      </w:r>
      <w:r w:rsidR="00804E34">
        <w:instrText xml:space="preserve"> ADDIN EN.CITE </w:instrText>
      </w:r>
      <w:r w:rsidR="00804E34">
        <w:fldChar w:fldCharType="begin">
          <w:fldData xml:space="preserve">PEVuZE5vdGU+PENpdGU+PEF1dGhvcj5CdWNjaWFyZWxsaTwvQXV0aG9yPjxZZWFyPjIwMTI8L1ll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=
</w:fldData>
        </w:fldChar>
      </w:r>
      <w:r w:rsidR="00804E34">
        <w:instrText xml:space="preserve"> ADDIN EN.CITE.DATA </w:instrText>
      </w:r>
      <w:r w:rsidR="00804E34">
        <w:fldChar w:fldCharType="end"/>
      </w:r>
      <w:r w:rsidR="007E01DA">
        <w:fldChar w:fldCharType="separate"/>
      </w:r>
      <w:r w:rsidR="00804E34" w:rsidRPr="00804E34">
        <w:rPr>
          <w:noProof/>
          <w:vertAlign w:val="superscript"/>
        </w:rPr>
        <w:t>23</w:t>
      </w:r>
      <w:r w:rsidR="007E01DA">
        <w:fldChar w:fldCharType="end"/>
      </w:r>
      <w:r>
        <w:t xml:space="preserve"> mediated in part by their e</w:t>
      </w:r>
      <w:r w:rsidR="007E01DA">
        <w:t>nrichment with the anionic phospholipid phosphatidylserine</w:t>
      </w:r>
      <w:r w:rsidR="007C552B">
        <w:t>.</w:t>
      </w:r>
      <w:r w:rsidR="00087DD9">
        <w:fldChar w:fldCharType="begin"/>
      </w:r>
      <w:r w:rsidR="00804E34">
        <w:instrText xml:space="preserve"> ADDIN EN.CITE &lt;EndNote&gt;&lt;Cite&gt;&lt;Author&gt;Owens&lt;/Author&gt;&lt;Year&gt;2011&lt;/Year&gt;&lt;RecNum&gt;349&lt;/RecNum&gt;&lt;DisplayText&gt;&lt;style face="superscript"&gt;24&lt;/style&gt;&lt;/DisplayText&gt;&lt;record&gt;&lt;rec-number&gt;349&lt;/rec-number&gt;&lt;foreign-keys&gt;&lt;key app="EN" db-id="sf2vesve6es0t6erttiv5adc5f05d00w5w5a" timestamp="1750028234"&gt;349&lt;/key&gt;&lt;/foreign-keys&gt;&lt;ref-type name="Journal Article"&gt;17&lt;/ref-type&gt;&lt;contributors&gt;&lt;authors&gt;&lt;author&gt;Owens, A. P., 3rd&lt;/author&gt;&lt;author&gt;Mackman, N.&lt;/author&gt;&lt;/authors&gt;&lt;/contributors&gt;&lt;auth-address&gt;Division of Hematology/Oncology, Department of Medicine, McAllister Heart Institute, University of North Carolina at Chapel Hill, North Carolina, USA.&lt;/auth-address&gt;&lt;titles&gt;&lt;title&gt;Microparticles in hemostasis and thrombosis&lt;/title&gt;&lt;secondary-title&gt;Circ Res&lt;/secondary-title&gt;&lt;/titles&gt;&lt;periodical&gt;&lt;full-title&gt;Circ Res&lt;/full-title&gt;&lt;/periodical&gt;&lt;pages&gt;1284-97&lt;/pages&gt;&lt;volume&gt;108&lt;/volume&gt;&lt;number&gt;10&lt;/number&gt;&lt;keywords&gt;&lt;keyword&gt;Animals&lt;/keyword&gt;&lt;keyword&gt;Biomarkers/blood&lt;/keyword&gt;&lt;keyword&gt;Blood Coagulation/*physiology&lt;/keyword&gt;&lt;keyword&gt;Cell-Derived Microparticles/*physiology&lt;/keyword&gt;&lt;keyword&gt;Hemostasis/*physiology&lt;/keyword&gt;&lt;keyword&gt;Humans&lt;/keyword&gt;&lt;keyword&gt;Thrombosis/etiology/*physiopathology&lt;/keyword&gt;&lt;/keywords&gt;&lt;dates&gt;&lt;year&gt;2011&lt;/year&gt;&lt;pub-dates&gt;&lt;date&gt;May 13&lt;/date&gt;&lt;/pub-dates&gt;&lt;/dates&gt;&lt;isbn&gt;1524-4571 (Electronic)&amp;#xD;0009-7330 (Print)&amp;#xD;0009-7330 (Linking)&lt;/isbn&gt;&lt;accession-num&gt;21566224&lt;/accession-num&gt;&lt;urls&gt;&lt;related-urls&gt;&lt;url&gt;https://www.ncbi.nlm.nih.gov/pubmed/21566224&lt;/url&gt;&lt;/related-urls&gt;&lt;/urls&gt;&lt;custom2&gt;PMC3144708&lt;/custom2&gt;&lt;electronic-resource-num&gt;10.1161/CIRCRESAHA.110.233056&lt;/electronic-resource-num&gt;&lt;remote-database-name&gt;Medline&lt;/remote-database-name&gt;&lt;remote-database-provider&gt;NLM&lt;/remote-database-provider&gt;&lt;/record&gt;&lt;/Cite&gt;&lt;/EndNote&gt;</w:instrText>
      </w:r>
      <w:r w:rsidR="00087DD9">
        <w:fldChar w:fldCharType="separate"/>
      </w:r>
      <w:r w:rsidR="00804E34" w:rsidRPr="00804E34">
        <w:rPr>
          <w:noProof/>
          <w:vertAlign w:val="superscript"/>
        </w:rPr>
        <w:t>24</w:t>
      </w:r>
      <w:r w:rsidR="00087DD9">
        <w:fldChar w:fldCharType="end"/>
      </w:r>
      <w:r w:rsidR="00087DD9">
        <w:t xml:space="preserve"> Interestingly, c</w:t>
      </w:r>
      <w:r w:rsidR="00477060">
        <w:t xml:space="preserve">hronic thromboembolic lesions removed during pulmonary thromboendarterectomy surgery in patients with CTEPH </w:t>
      </w:r>
      <w:r w:rsidR="00087DD9">
        <w:t xml:space="preserve">who have had a prior splenectomy </w:t>
      </w:r>
      <w:r w:rsidR="00477060">
        <w:t xml:space="preserve">are </w:t>
      </w:r>
      <w:r>
        <w:t xml:space="preserve">likewise </w:t>
      </w:r>
      <w:r w:rsidR="00477060">
        <w:t xml:space="preserve">enriched in </w:t>
      </w:r>
      <w:r w:rsidR="00087DD9">
        <w:t>phosphatidylserine</w:t>
      </w:r>
      <w:r w:rsidR="007C552B">
        <w:t>.</w:t>
      </w:r>
      <w:r w:rsidR="00835EA0">
        <w:fldChar w:fldCharType="begin">
          <w:fldData xml:space="preserve">PEVuZE5vdGU+PENpdGU+PEF1dGhvcj5GcmV5PC9BdXRob3I+PFllYXI+MjAxNDwvWWVhcj48UmVj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</w:fldData>
        </w:fldChar>
      </w:r>
      <w:r w:rsidR="00804E34">
        <w:instrText xml:space="preserve"> ADDIN EN.CITE </w:instrText>
      </w:r>
      <w:r w:rsidR="00804E34">
        <w:fldChar w:fldCharType="begin">
          <w:fldData xml:space="preserve">PEVuZE5vdGU+PENpdGU+PEF1dGhvcj5GcmV5PC9BdXRob3I+PFllYXI+MjAxNDwvWWVhcj48UmVj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</w:fldData>
        </w:fldChar>
      </w:r>
      <w:r w:rsidR="00804E34">
        <w:instrText xml:space="preserve"> ADDIN EN.CITE.DATA </w:instrText>
      </w:r>
      <w:r w:rsidR="00804E34">
        <w:fldChar w:fldCharType="end"/>
      </w:r>
      <w:r w:rsidR="00835EA0">
        <w:fldChar w:fldCharType="separate"/>
      </w:r>
      <w:r w:rsidR="00804E34" w:rsidRPr="00804E34">
        <w:rPr>
          <w:noProof/>
          <w:vertAlign w:val="superscript"/>
        </w:rPr>
        <w:t>25</w:t>
      </w:r>
      <w:r w:rsidR="00835EA0">
        <w:fldChar w:fldCharType="end"/>
      </w:r>
      <w:r w:rsidR="00087DD9">
        <w:t xml:space="preserve"> This suggests that the increase in circulating platelet-derived microparticles may contribute to the u</w:t>
      </w:r>
      <w:r w:rsidR="00477060">
        <w:t xml:space="preserve">nresolved thromboembolism that occurs in </w:t>
      </w:r>
      <w:r w:rsidR="00D058F0">
        <w:t xml:space="preserve">splenectomized </w:t>
      </w:r>
      <w:r w:rsidR="00477060">
        <w:t>CTEPH patients</w:t>
      </w:r>
      <w:r>
        <w:t xml:space="preserve">, providing one potential mechanism for how splenectomy might contribute directly to CTEPH risk. </w:t>
      </w:r>
    </w:p>
    <w:p w14:paraId="623FFF63" w14:textId="087BA16E" w:rsidR="00D349AF" w:rsidRDefault="00D058F0" w:rsidP="00D058F0">
      <w:r w:rsidRPr="003C6DFE">
        <w:t>The main weakness</w:t>
      </w:r>
      <w:r w:rsidR="007C552B">
        <w:t>es</w:t>
      </w:r>
      <w:r w:rsidRPr="003C6DFE">
        <w:t xml:space="preserve"> of our study include the racial homogeneity of the population, which may limit the generalizability of the findings. CT reviewers also could not be blinded to splenectomy status when assessing clot location and burden in substudy 2, since the spleen is easily visualized on the upper abdominal images from a standard CTPA. Additionally, our subject groups were drawn from slightly different base populations for logistical purposes, which may </w:t>
      </w:r>
      <w:r w:rsidR="007C552B" w:rsidRPr="003C6DFE">
        <w:t>affect</w:t>
      </w:r>
      <w:r w:rsidRPr="003C6DFE">
        <w:t xml:space="preserve"> the comparability of the groups. We also had limitations to the data available to us in for the subjects in substudy 1, which limited our ability to characterize the groups (for example, we did not have access to age or BMI for the “No PE” group in substudy 1, so could not control for these variables in analyzing the frequency of </w:t>
      </w:r>
      <w:r w:rsidR="00D349AF">
        <w:t>splenectomy</w:t>
      </w:r>
      <w:r w:rsidR="0018144B">
        <w:t>)</w:t>
      </w:r>
      <w:r w:rsidR="00D349AF">
        <w:t>.</w:t>
      </w:r>
    </w:p>
    <w:p w14:paraId="52AB506E" w14:textId="1E9DA261" w:rsidR="00D349AF" w:rsidRDefault="00D349AF" w:rsidP="00D349AF">
      <w:r>
        <w:t xml:space="preserve">In conclusion, this study demonstrates a significantly higher frequency of splenectomy in patients with CTEPH as compared to patients with acute PE or no </w:t>
      </w:r>
      <w:r w:rsidR="007C552B">
        <w:t xml:space="preserve">VTE </w:t>
      </w:r>
      <w:r w:rsidR="007E0E82">
        <w:t>and</w:t>
      </w:r>
      <w:r>
        <w:t xml:space="preserve"> establishes that there are important phenotypic differences between patients with PE who have had a prior splenectomy versus those who have not. We propose that the unique features of PE presentation in splenectomized patients contribute to CTEPH risk, suggesting that splenectomy influences CTEPH risk beyond its effect on increasing VTE risk. This work </w:t>
      </w:r>
      <w:r w:rsidR="007E0E82">
        <w:t>suggests that</w:t>
      </w:r>
      <w:r>
        <w:t xml:space="preserve"> splenectomized patients are a subpopulation of particular interest, further study of which may better inform how PE evolves into CTEPH, paving the way for better treatment and preventative strategies. </w:t>
      </w:r>
    </w:p>
    <w:p w14:paraId="22F2AB88" w14:textId="77777777" w:rsidR="00D349AF" w:rsidRDefault="00D349AF" w:rsidP="00D058F0"/>
    <w:p w14:paraId="3274F6CE" w14:textId="77777777" w:rsidR="003C6DFE" w:rsidRDefault="003C6DFE">
      <w:r>
        <w:br w:type="page"/>
      </w:r>
    </w:p>
    <w:p w14:paraId="1E77ECB3" w14:textId="3A867B02" w:rsidR="00BF57B7" w:rsidRPr="003C6DFE" w:rsidRDefault="00BF57B7">
      <w:r>
        <w:rPr>
          <w:noProof/>
          <w:lang w:val="en"/>
        </w:rPr>
        <w:lastRenderedPageBreak/>
        <w:t>Figure 1. Consort diagram</w:t>
      </w:r>
      <w:r w:rsidR="00DE1A44">
        <w:rPr>
          <w:noProof/>
          <w:lang w:val="en"/>
        </w:rPr>
        <w:t xml:space="preserve"> outlining the patient groups identified for the two substudies</w:t>
      </w:r>
      <w:r>
        <w:rPr>
          <w:noProof/>
          <w:lang w:val="en"/>
        </w:rPr>
        <w:t xml:space="preserve">. </w:t>
      </w:r>
    </w:p>
    <w:p w14:paraId="70C44E13" w14:textId="2E95D8A6" w:rsidR="00BF57B7" w:rsidRDefault="004E4248" w:rsidP="00BF57B7">
      <w:pPr>
        <w:rPr>
          <w:lang w:val="en"/>
        </w:rPr>
      </w:pPr>
      <w:r w:rsidRPr="004E4248">
        <w:rPr>
          <w:noProof/>
          <w:lang w:val="en"/>
        </w:rPr>
        <w:drawing>
          <wp:inline distT="0" distB="0" distL="0" distR="0" wp14:anchorId="45A51D77" wp14:editId="088CD33B">
            <wp:extent cx="5943600" cy="6272530"/>
            <wp:effectExtent l="0" t="0" r="0" b="0"/>
            <wp:docPr id="1327683635"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83635" name="Picture 1" descr="A screenshot of a diagram&#10;&#10;AI-generated content may be incorrect."/>
                    <pic:cNvPicPr/>
                  </pic:nvPicPr>
                  <pic:blipFill>
                    <a:blip r:embed="rId8"/>
                    <a:stretch>
                      <a:fillRect/>
                    </a:stretch>
                  </pic:blipFill>
                  <pic:spPr>
                    <a:xfrm>
                      <a:off x="0" y="0"/>
                      <a:ext cx="5943600" cy="6272530"/>
                    </a:xfrm>
                    <a:prstGeom prst="rect">
                      <a:avLst/>
                    </a:prstGeom>
                  </pic:spPr>
                </pic:pic>
              </a:graphicData>
            </a:graphic>
          </wp:inline>
        </w:drawing>
      </w:r>
    </w:p>
    <w:p w14:paraId="58A70808" w14:textId="010ED2F8" w:rsidR="00BF57B7" w:rsidRDefault="00BF57B7">
      <w:pPr>
        <w:rPr>
          <w:lang w:val="en"/>
        </w:rPr>
      </w:pPr>
      <w:r>
        <w:rPr>
          <w:lang w:val="en"/>
        </w:rPr>
        <w:br w:type="page"/>
      </w:r>
    </w:p>
    <w:p w14:paraId="324C9AEE" w14:textId="1824D90A" w:rsidR="00225DD1" w:rsidRPr="00BF57B7" w:rsidRDefault="00225DD1" w:rsidP="00BF57B7">
      <w:pPr>
        <w:rPr>
          <w:lang w:val="en"/>
        </w:rPr>
      </w:pPr>
      <w:r w:rsidRPr="00B32CBA">
        <w:rPr>
          <w:lang w:val="en"/>
        </w:rPr>
        <w:lastRenderedPageBreak/>
        <w:t xml:space="preserve">Table 1. Clinical and hemodynamic data for patients in the CTEPH </w:t>
      </w:r>
      <w:r>
        <w:rPr>
          <w:lang w:val="en"/>
        </w:rPr>
        <w:t>group</w:t>
      </w:r>
      <w:r w:rsidRPr="00B32CBA">
        <w:rPr>
          <w:lang w:val="en"/>
        </w:rPr>
        <w:t>. </w:t>
      </w:r>
      <w:r w:rsidRPr="00B32CBA">
        <w:t> </w:t>
      </w:r>
    </w:p>
    <w:tbl>
      <w:tblPr>
        <w:tblW w:w="85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90"/>
        <w:gridCol w:w="2160"/>
      </w:tblGrid>
      <w:tr w:rsidR="00225DD1" w:rsidRPr="00B32CBA" w14:paraId="18618F51" w14:textId="77777777" w:rsidTr="00225DD1">
        <w:trPr>
          <w:trHeight w:val="300"/>
        </w:trPr>
        <w:tc>
          <w:tcPr>
            <w:tcW w:w="6390" w:type="dxa"/>
            <w:tcBorders>
              <w:top w:val="nil"/>
              <w:left w:val="nil"/>
              <w:bottom w:val="nil"/>
              <w:right w:val="nil"/>
            </w:tcBorders>
            <w:vAlign w:val="center"/>
            <w:hideMark/>
          </w:tcPr>
          <w:p w14:paraId="3FE075A0" w14:textId="77777777" w:rsidR="00225DD1" w:rsidRPr="00B32CBA" w:rsidRDefault="00225DD1" w:rsidP="00225DD1">
            <w:pPr>
              <w:spacing w:after="0" w:line="240" w:lineRule="auto"/>
              <w:rPr>
                <w:b/>
                <w:bCs/>
              </w:rPr>
            </w:pPr>
            <w:r w:rsidRPr="00B32CBA">
              <w:rPr>
                <w:b/>
                <w:bCs/>
              </w:rPr>
              <w:t> </w:t>
            </w:r>
          </w:p>
        </w:tc>
        <w:tc>
          <w:tcPr>
            <w:tcW w:w="2160" w:type="dxa"/>
            <w:tcBorders>
              <w:top w:val="nil"/>
              <w:left w:val="nil"/>
              <w:bottom w:val="nil"/>
              <w:right w:val="nil"/>
            </w:tcBorders>
            <w:vAlign w:val="center"/>
            <w:hideMark/>
          </w:tcPr>
          <w:p w14:paraId="210D5AD0" w14:textId="77777777" w:rsidR="00225DD1" w:rsidRPr="00B32CBA" w:rsidRDefault="00225DD1" w:rsidP="00225DD1">
            <w:pPr>
              <w:spacing w:after="0" w:line="240" w:lineRule="auto"/>
              <w:rPr>
                <w:b/>
                <w:bCs/>
              </w:rPr>
            </w:pPr>
            <w:r w:rsidRPr="00B32CBA">
              <w:rPr>
                <w:b/>
                <w:bCs/>
              </w:rPr>
              <w:t> </w:t>
            </w:r>
          </w:p>
        </w:tc>
      </w:tr>
      <w:tr w:rsidR="00225DD1" w:rsidRPr="00B32CBA" w14:paraId="40C7AC48" w14:textId="77777777" w:rsidTr="00225DD1">
        <w:trPr>
          <w:trHeight w:val="300"/>
        </w:trPr>
        <w:tc>
          <w:tcPr>
            <w:tcW w:w="6390" w:type="dxa"/>
            <w:tcBorders>
              <w:top w:val="nil"/>
              <w:left w:val="nil"/>
              <w:bottom w:val="nil"/>
              <w:right w:val="nil"/>
            </w:tcBorders>
            <w:shd w:val="clear" w:color="auto" w:fill="F2F2F2"/>
            <w:vAlign w:val="center"/>
            <w:hideMark/>
          </w:tcPr>
          <w:p w14:paraId="71C3E147"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2160" w:type="dxa"/>
            <w:tcBorders>
              <w:top w:val="nil"/>
              <w:left w:val="nil"/>
              <w:bottom w:val="nil"/>
              <w:right w:val="nil"/>
            </w:tcBorders>
            <w:shd w:val="clear" w:color="auto" w:fill="F2F2F2"/>
            <w:vAlign w:val="center"/>
            <w:hideMark/>
          </w:tcPr>
          <w:p w14:paraId="02A64C3F" w14:textId="332B9F28" w:rsidR="00225DD1" w:rsidRPr="00B32CBA" w:rsidRDefault="00225DD1" w:rsidP="00225DD1">
            <w:pPr>
              <w:spacing w:after="0" w:line="240" w:lineRule="auto"/>
              <w:jc w:val="center"/>
            </w:pPr>
            <w:r w:rsidRPr="00B32CBA">
              <w:rPr>
                <w:b/>
                <w:bCs/>
                <w:lang w:val="en"/>
              </w:rPr>
              <w:t xml:space="preserve">CTEPH </w:t>
            </w:r>
            <w:r>
              <w:rPr>
                <w:b/>
                <w:bCs/>
                <w:lang w:val="en"/>
              </w:rPr>
              <w:t xml:space="preserve">group </w:t>
            </w:r>
          </w:p>
        </w:tc>
      </w:tr>
      <w:tr w:rsidR="00225DD1" w:rsidRPr="00B32CBA" w14:paraId="20922760" w14:textId="77777777" w:rsidTr="00225DD1">
        <w:trPr>
          <w:trHeight w:val="300"/>
        </w:trPr>
        <w:tc>
          <w:tcPr>
            <w:tcW w:w="6390" w:type="dxa"/>
            <w:tcBorders>
              <w:top w:val="nil"/>
              <w:left w:val="nil"/>
              <w:bottom w:val="nil"/>
              <w:right w:val="nil"/>
            </w:tcBorders>
            <w:vAlign w:val="center"/>
            <w:hideMark/>
          </w:tcPr>
          <w:p w14:paraId="4729241E" w14:textId="77777777" w:rsidR="00225DD1" w:rsidRPr="00B32CBA" w:rsidRDefault="00225DD1" w:rsidP="00225DD1">
            <w:pPr>
              <w:spacing w:after="0" w:line="240" w:lineRule="auto"/>
            </w:pPr>
            <w:r w:rsidRPr="00B32CBA">
              <w:rPr>
                <w:lang w:val="en"/>
              </w:rPr>
              <w:t>N</w:t>
            </w:r>
            <w:r w:rsidRPr="00B32CBA">
              <w:t> </w:t>
            </w:r>
          </w:p>
        </w:tc>
        <w:tc>
          <w:tcPr>
            <w:tcW w:w="2160" w:type="dxa"/>
            <w:tcBorders>
              <w:top w:val="nil"/>
              <w:left w:val="nil"/>
              <w:bottom w:val="nil"/>
              <w:right w:val="nil"/>
            </w:tcBorders>
            <w:vAlign w:val="center"/>
            <w:hideMark/>
          </w:tcPr>
          <w:p w14:paraId="105B7B34" w14:textId="5668B7AB" w:rsidR="00225DD1" w:rsidRPr="00B32CBA" w:rsidRDefault="00225DD1" w:rsidP="00225DD1">
            <w:pPr>
              <w:spacing w:after="0" w:line="240" w:lineRule="auto"/>
              <w:jc w:val="center"/>
            </w:pPr>
            <w:r w:rsidRPr="00B32CBA">
              <w:rPr>
                <w:lang w:val="en"/>
              </w:rPr>
              <w:t>179</w:t>
            </w:r>
          </w:p>
        </w:tc>
      </w:tr>
      <w:tr w:rsidR="00225DD1" w:rsidRPr="00B32CBA" w14:paraId="711A7E36" w14:textId="77777777" w:rsidTr="00225DD1">
        <w:trPr>
          <w:trHeight w:val="300"/>
        </w:trPr>
        <w:tc>
          <w:tcPr>
            <w:tcW w:w="6390" w:type="dxa"/>
            <w:tcBorders>
              <w:top w:val="nil"/>
              <w:left w:val="nil"/>
              <w:bottom w:val="nil"/>
              <w:right w:val="nil"/>
            </w:tcBorders>
            <w:shd w:val="clear" w:color="auto" w:fill="F2F2F2"/>
            <w:vAlign w:val="center"/>
            <w:hideMark/>
          </w:tcPr>
          <w:p w14:paraId="21FD4B2B" w14:textId="77777777" w:rsidR="00225DD1" w:rsidRPr="00B32CBA" w:rsidRDefault="00225DD1" w:rsidP="00225DD1">
            <w:pPr>
              <w:spacing w:after="0" w:line="240" w:lineRule="auto"/>
            </w:pPr>
            <w:r w:rsidRPr="00B32CBA">
              <w:rPr>
                <w:lang w:val="en"/>
              </w:rPr>
              <w:t>Age in years at diagnosis with CTEPH, median (IQR)</w:t>
            </w:r>
            <w:r w:rsidRPr="00B32CBA">
              <w:t> </w:t>
            </w:r>
          </w:p>
        </w:tc>
        <w:tc>
          <w:tcPr>
            <w:tcW w:w="2160" w:type="dxa"/>
            <w:tcBorders>
              <w:top w:val="nil"/>
              <w:left w:val="nil"/>
              <w:bottom w:val="nil"/>
              <w:right w:val="nil"/>
            </w:tcBorders>
            <w:shd w:val="clear" w:color="auto" w:fill="F2F2F2"/>
            <w:vAlign w:val="center"/>
            <w:hideMark/>
          </w:tcPr>
          <w:p w14:paraId="0D397A6E" w14:textId="0A5AFABC" w:rsidR="00225DD1" w:rsidRPr="00B32CBA" w:rsidRDefault="00225DD1" w:rsidP="00225DD1">
            <w:pPr>
              <w:spacing w:after="0" w:line="240" w:lineRule="auto"/>
              <w:jc w:val="center"/>
            </w:pPr>
            <w:r w:rsidRPr="00B32CBA">
              <w:rPr>
                <w:lang w:val="en"/>
              </w:rPr>
              <w:t>66 (53-72)</w:t>
            </w:r>
          </w:p>
        </w:tc>
      </w:tr>
      <w:tr w:rsidR="00225DD1" w:rsidRPr="00B32CBA" w14:paraId="2252A9F1" w14:textId="77777777" w:rsidTr="00225DD1">
        <w:trPr>
          <w:trHeight w:val="300"/>
        </w:trPr>
        <w:tc>
          <w:tcPr>
            <w:tcW w:w="6390" w:type="dxa"/>
            <w:tcBorders>
              <w:top w:val="nil"/>
              <w:left w:val="nil"/>
              <w:bottom w:val="nil"/>
              <w:right w:val="nil"/>
            </w:tcBorders>
            <w:vAlign w:val="center"/>
            <w:hideMark/>
          </w:tcPr>
          <w:p w14:paraId="2068DCEC" w14:textId="77777777" w:rsidR="00225DD1" w:rsidRPr="00B32CBA" w:rsidRDefault="00225DD1" w:rsidP="00225DD1">
            <w:pPr>
              <w:spacing w:after="0" w:line="240" w:lineRule="auto"/>
            </w:pPr>
            <w:r w:rsidRPr="00B32CBA">
              <w:rPr>
                <w:lang w:val="en"/>
              </w:rPr>
              <w:t>PE diagnosis preceding diagnosis with CTEPH (%)</w:t>
            </w:r>
            <w:r w:rsidRPr="00B32CBA">
              <w:t> </w:t>
            </w:r>
          </w:p>
        </w:tc>
        <w:tc>
          <w:tcPr>
            <w:tcW w:w="2160" w:type="dxa"/>
            <w:tcBorders>
              <w:top w:val="nil"/>
              <w:left w:val="nil"/>
              <w:bottom w:val="nil"/>
              <w:right w:val="nil"/>
            </w:tcBorders>
            <w:vAlign w:val="center"/>
            <w:hideMark/>
          </w:tcPr>
          <w:p w14:paraId="71F01496" w14:textId="5F51A914" w:rsidR="00225DD1" w:rsidRPr="00B32CBA" w:rsidRDefault="00225DD1" w:rsidP="00225DD1">
            <w:pPr>
              <w:spacing w:after="0" w:line="240" w:lineRule="auto"/>
              <w:jc w:val="center"/>
            </w:pPr>
            <w:r w:rsidRPr="00B32CBA">
              <w:rPr>
                <w:lang w:val="en"/>
              </w:rPr>
              <w:t>76.5</w:t>
            </w:r>
          </w:p>
        </w:tc>
      </w:tr>
      <w:tr w:rsidR="00225DD1" w:rsidRPr="00B32CBA" w14:paraId="767610B0" w14:textId="77777777" w:rsidTr="00225DD1">
        <w:trPr>
          <w:trHeight w:val="300"/>
        </w:trPr>
        <w:tc>
          <w:tcPr>
            <w:tcW w:w="6390" w:type="dxa"/>
            <w:tcBorders>
              <w:top w:val="nil"/>
              <w:left w:val="nil"/>
              <w:bottom w:val="nil"/>
              <w:right w:val="nil"/>
            </w:tcBorders>
            <w:shd w:val="clear" w:color="auto" w:fill="F2F2F2"/>
            <w:vAlign w:val="center"/>
            <w:hideMark/>
          </w:tcPr>
          <w:p w14:paraId="584E484F" w14:textId="77777777" w:rsidR="00225DD1" w:rsidRPr="00B32CBA" w:rsidRDefault="00225DD1" w:rsidP="00225DD1">
            <w:pPr>
              <w:spacing w:after="0" w:line="240" w:lineRule="auto"/>
            </w:pPr>
            <w:r w:rsidRPr="00B32CBA">
              <w:rPr>
                <w:lang w:val="en"/>
              </w:rPr>
              <w:t>Female (%)</w:t>
            </w:r>
            <w:r w:rsidRPr="00B32CBA">
              <w:t> </w:t>
            </w:r>
          </w:p>
        </w:tc>
        <w:tc>
          <w:tcPr>
            <w:tcW w:w="2160" w:type="dxa"/>
            <w:tcBorders>
              <w:top w:val="nil"/>
              <w:left w:val="nil"/>
              <w:bottom w:val="nil"/>
              <w:right w:val="nil"/>
            </w:tcBorders>
            <w:shd w:val="clear" w:color="auto" w:fill="F2F2F2"/>
            <w:vAlign w:val="center"/>
            <w:hideMark/>
          </w:tcPr>
          <w:p w14:paraId="4E38DCA9" w14:textId="5AD0599A" w:rsidR="00225DD1" w:rsidRPr="00B32CBA" w:rsidRDefault="00225DD1" w:rsidP="00225DD1">
            <w:pPr>
              <w:spacing w:after="0" w:line="240" w:lineRule="auto"/>
              <w:jc w:val="center"/>
            </w:pPr>
            <w:r w:rsidRPr="00B32CBA">
              <w:rPr>
                <w:lang w:val="en"/>
              </w:rPr>
              <w:t>48.3</w:t>
            </w:r>
          </w:p>
        </w:tc>
      </w:tr>
      <w:tr w:rsidR="00225DD1" w:rsidRPr="00B32CBA" w14:paraId="0EAAE2A9" w14:textId="77777777" w:rsidTr="00225DD1">
        <w:trPr>
          <w:trHeight w:val="300"/>
        </w:trPr>
        <w:tc>
          <w:tcPr>
            <w:tcW w:w="6390" w:type="dxa"/>
            <w:tcBorders>
              <w:top w:val="nil"/>
              <w:left w:val="nil"/>
              <w:bottom w:val="nil"/>
              <w:right w:val="nil"/>
            </w:tcBorders>
            <w:vAlign w:val="center"/>
            <w:hideMark/>
          </w:tcPr>
          <w:p w14:paraId="2A6B3337" w14:textId="785CFA18" w:rsidR="00225DD1" w:rsidRPr="00B32CBA" w:rsidRDefault="00225DD1" w:rsidP="00225DD1">
            <w:pPr>
              <w:spacing w:after="0" w:line="240" w:lineRule="auto"/>
            </w:pPr>
            <w:r w:rsidRPr="00B32CBA">
              <w:rPr>
                <w:lang w:val="en"/>
              </w:rPr>
              <w:t>Caucasian</w:t>
            </w:r>
            <w:r w:rsidRPr="00B32CBA">
              <w:t> </w:t>
            </w:r>
            <w:r>
              <w:t>(%)</w:t>
            </w:r>
          </w:p>
        </w:tc>
        <w:tc>
          <w:tcPr>
            <w:tcW w:w="2160" w:type="dxa"/>
            <w:tcBorders>
              <w:top w:val="nil"/>
              <w:left w:val="nil"/>
              <w:bottom w:val="nil"/>
              <w:right w:val="nil"/>
            </w:tcBorders>
            <w:vAlign w:val="center"/>
            <w:hideMark/>
          </w:tcPr>
          <w:p w14:paraId="6D988172" w14:textId="060A5406" w:rsidR="00225DD1" w:rsidRPr="00B32CBA" w:rsidRDefault="00225DD1" w:rsidP="00225DD1">
            <w:pPr>
              <w:spacing w:after="0" w:line="240" w:lineRule="auto"/>
              <w:jc w:val="center"/>
            </w:pPr>
            <w:r w:rsidRPr="00B32CBA">
              <w:rPr>
                <w:lang w:val="en"/>
              </w:rPr>
              <w:t>94.4</w:t>
            </w:r>
          </w:p>
        </w:tc>
      </w:tr>
      <w:tr w:rsidR="00225DD1" w:rsidRPr="00B32CBA" w14:paraId="2B578148" w14:textId="77777777" w:rsidTr="00225DD1">
        <w:trPr>
          <w:trHeight w:val="300"/>
        </w:trPr>
        <w:tc>
          <w:tcPr>
            <w:tcW w:w="6390" w:type="dxa"/>
            <w:tcBorders>
              <w:top w:val="nil"/>
              <w:left w:val="nil"/>
              <w:bottom w:val="nil"/>
              <w:right w:val="nil"/>
            </w:tcBorders>
            <w:shd w:val="clear" w:color="auto" w:fill="F2F2F2"/>
            <w:vAlign w:val="center"/>
            <w:hideMark/>
          </w:tcPr>
          <w:p w14:paraId="4CC624C4" w14:textId="77777777" w:rsidR="00225DD1" w:rsidRPr="00B32CBA" w:rsidRDefault="00225DD1" w:rsidP="00225DD1">
            <w:pPr>
              <w:spacing w:after="0" w:line="240" w:lineRule="auto"/>
            </w:pPr>
            <w:r w:rsidRPr="00B32CBA">
              <w:rPr>
                <w:lang w:val="en"/>
              </w:rPr>
              <w:t>WHO functional class at diagnosis with CTEPH, median (IQR)</w:t>
            </w:r>
            <w:r w:rsidRPr="00B32CBA">
              <w:t> </w:t>
            </w:r>
          </w:p>
        </w:tc>
        <w:tc>
          <w:tcPr>
            <w:tcW w:w="2160" w:type="dxa"/>
            <w:tcBorders>
              <w:top w:val="nil"/>
              <w:left w:val="nil"/>
              <w:bottom w:val="nil"/>
              <w:right w:val="nil"/>
            </w:tcBorders>
            <w:shd w:val="clear" w:color="auto" w:fill="F2F2F2"/>
            <w:vAlign w:val="center"/>
            <w:hideMark/>
          </w:tcPr>
          <w:p w14:paraId="687D55F5" w14:textId="55460CF2" w:rsidR="00225DD1" w:rsidRPr="00B32CBA" w:rsidRDefault="00225DD1" w:rsidP="00225DD1">
            <w:pPr>
              <w:spacing w:after="0" w:line="240" w:lineRule="auto"/>
              <w:jc w:val="center"/>
            </w:pPr>
            <w:r w:rsidRPr="00B32CBA">
              <w:rPr>
                <w:lang w:val="en"/>
              </w:rPr>
              <w:t>3 (2-3)</w:t>
            </w:r>
          </w:p>
        </w:tc>
      </w:tr>
      <w:tr w:rsidR="00225DD1" w:rsidRPr="00B32CBA" w14:paraId="1C43BE97" w14:textId="77777777" w:rsidTr="00225DD1">
        <w:trPr>
          <w:trHeight w:val="300"/>
        </w:trPr>
        <w:tc>
          <w:tcPr>
            <w:tcW w:w="6390" w:type="dxa"/>
            <w:tcBorders>
              <w:top w:val="nil"/>
              <w:left w:val="nil"/>
              <w:bottom w:val="nil"/>
              <w:right w:val="nil"/>
            </w:tcBorders>
            <w:vAlign w:val="center"/>
            <w:hideMark/>
          </w:tcPr>
          <w:p w14:paraId="57076280" w14:textId="77777777" w:rsidR="00225DD1" w:rsidRPr="00B32CBA" w:rsidRDefault="00225DD1" w:rsidP="00225DD1">
            <w:pPr>
              <w:spacing w:after="0" w:line="240" w:lineRule="auto"/>
            </w:pPr>
            <w:r w:rsidRPr="00B32CBA">
              <w:t>6 minute walk distance at diagnosis with CTEPH in meters, median (IQR) </w:t>
            </w:r>
          </w:p>
        </w:tc>
        <w:tc>
          <w:tcPr>
            <w:tcW w:w="2160" w:type="dxa"/>
            <w:tcBorders>
              <w:top w:val="nil"/>
              <w:left w:val="nil"/>
              <w:bottom w:val="nil"/>
              <w:right w:val="nil"/>
            </w:tcBorders>
            <w:vAlign w:val="center"/>
            <w:hideMark/>
          </w:tcPr>
          <w:p w14:paraId="515A9CF2" w14:textId="7B6B848A" w:rsidR="00225DD1" w:rsidRPr="00B32CBA" w:rsidRDefault="00225DD1" w:rsidP="00225DD1">
            <w:pPr>
              <w:spacing w:after="0" w:line="240" w:lineRule="auto"/>
              <w:jc w:val="center"/>
            </w:pPr>
            <w:r w:rsidRPr="00B32CBA">
              <w:rPr>
                <w:lang w:val="en"/>
              </w:rPr>
              <w:t>393 (307-459)</w:t>
            </w:r>
          </w:p>
        </w:tc>
      </w:tr>
      <w:tr w:rsidR="00225DD1" w:rsidRPr="00B32CBA" w14:paraId="052CFB2E" w14:textId="77777777" w:rsidTr="00225DD1">
        <w:trPr>
          <w:trHeight w:val="300"/>
        </w:trPr>
        <w:tc>
          <w:tcPr>
            <w:tcW w:w="6390" w:type="dxa"/>
            <w:tcBorders>
              <w:top w:val="nil"/>
              <w:left w:val="nil"/>
              <w:bottom w:val="nil"/>
              <w:right w:val="nil"/>
            </w:tcBorders>
            <w:shd w:val="clear" w:color="auto" w:fill="F2F2F2"/>
            <w:hideMark/>
          </w:tcPr>
          <w:p w14:paraId="6DF3760D" w14:textId="77777777" w:rsidR="00225DD1" w:rsidRPr="00B32CBA" w:rsidRDefault="00225DD1" w:rsidP="00225DD1">
            <w:pPr>
              <w:spacing w:after="0" w:line="240" w:lineRule="auto"/>
            </w:pPr>
            <w:r w:rsidRPr="00B32CBA">
              <w:rPr>
                <w:lang w:val="en"/>
              </w:rPr>
              <w:t>Hemodynamics at diagnosis with CTEPH</w:t>
            </w:r>
            <w:r w:rsidRPr="00B32CBA">
              <w:t> </w:t>
            </w:r>
          </w:p>
          <w:p w14:paraId="3004D0B4" w14:textId="77777777" w:rsidR="00225DD1" w:rsidRPr="00B32CBA" w:rsidRDefault="00225DD1" w:rsidP="00225DD1">
            <w:pPr>
              <w:numPr>
                <w:ilvl w:val="0"/>
                <w:numId w:val="1"/>
              </w:numPr>
              <w:spacing w:after="0" w:line="240" w:lineRule="auto"/>
            </w:pPr>
            <w:r w:rsidRPr="00B32CBA">
              <w:t>mPAP in mmHg, median (IQR) </w:t>
            </w:r>
          </w:p>
          <w:p w14:paraId="43C74628" w14:textId="77777777" w:rsidR="00225DD1" w:rsidRPr="00B32CBA" w:rsidRDefault="00225DD1" w:rsidP="00225DD1">
            <w:pPr>
              <w:numPr>
                <w:ilvl w:val="0"/>
                <w:numId w:val="2"/>
              </w:numPr>
              <w:spacing w:after="0" w:line="240" w:lineRule="auto"/>
            </w:pPr>
            <w:r w:rsidRPr="00B32CBA">
              <w:rPr>
                <w:lang w:val="en"/>
              </w:rPr>
              <w:t>PCWP in mmHg, median (IQR)</w:t>
            </w:r>
            <w:r w:rsidRPr="00B32CBA">
              <w:t> </w:t>
            </w:r>
          </w:p>
          <w:p w14:paraId="4EDB5249" w14:textId="77777777" w:rsidR="00225DD1" w:rsidRPr="00B32CBA" w:rsidRDefault="00225DD1" w:rsidP="00225DD1">
            <w:pPr>
              <w:numPr>
                <w:ilvl w:val="0"/>
                <w:numId w:val="3"/>
              </w:numPr>
              <w:spacing w:after="0" w:line="240" w:lineRule="auto"/>
            </w:pPr>
            <w:r w:rsidRPr="00B32CBA">
              <w:rPr>
                <w:lang w:val="en"/>
              </w:rPr>
              <w:t>Cardiac output in L/min, median (IQR)</w:t>
            </w:r>
            <w:r w:rsidRPr="00B32CBA">
              <w:t> </w:t>
            </w:r>
          </w:p>
          <w:p w14:paraId="4EF0879F" w14:textId="77777777" w:rsidR="00225DD1" w:rsidRPr="00B32CBA" w:rsidRDefault="00225DD1" w:rsidP="00225DD1">
            <w:pPr>
              <w:numPr>
                <w:ilvl w:val="0"/>
                <w:numId w:val="4"/>
              </w:numPr>
              <w:spacing w:after="0" w:line="240" w:lineRule="auto"/>
            </w:pPr>
            <w:r w:rsidRPr="00B32CBA">
              <w:rPr>
                <w:lang w:val="en"/>
              </w:rPr>
              <w:t>PVR in Wood units, median (IQR)</w:t>
            </w:r>
            <w:r w:rsidRPr="00B32CBA">
              <w:t> </w:t>
            </w:r>
          </w:p>
        </w:tc>
        <w:tc>
          <w:tcPr>
            <w:tcW w:w="2160" w:type="dxa"/>
            <w:tcBorders>
              <w:top w:val="nil"/>
              <w:left w:val="nil"/>
              <w:bottom w:val="nil"/>
              <w:right w:val="nil"/>
            </w:tcBorders>
            <w:shd w:val="clear" w:color="auto" w:fill="F2F2F2"/>
            <w:hideMark/>
          </w:tcPr>
          <w:p w14:paraId="7C8FB513" w14:textId="66C8A029" w:rsidR="00225DD1" w:rsidRPr="00B32CBA" w:rsidRDefault="00225DD1" w:rsidP="00225DD1">
            <w:pPr>
              <w:spacing w:after="0" w:line="240" w:lineRule="auto"/>
              <w:jc w:val="center"/>
            </w:pPr>
          </w:p>
          <w:p w14:paraId="3022A3B2" w14:textId="39B532D1" w:rsidR="00225DD1" w:rsidRPr="00B32CBA" w:rsidRDefault="00225DD1" w:rsidP="00225DD1">
            <w:pPr>
              <w:spacing w:after="0" w:line="240" w:lineRule="auto"/>
              <w:jc w:val="center"/>
            </w:pPr>
            <w:r w:rsidRPr="00B32CBA">
              <w:rPr>
                <w:lang w:val="en"/>
              </w:rPr>
              <w:t>41 (34-51)</w:t>
            </w:r>
          </w:p>
          <w:p w14:paraId="3BEEBF01" w14:textId="776B414E" w:rsidR="00225DD1" w:rsidRPr="00B32CBA" w:rsidRDefault="00225DD1" w:rsidP="00225DD1">
            <w:pPr>
              <w:spacing w:after="0" w:line="240" w:lineRule="auto"/>
              <w:jc w:val="center"/>
            </w:pPr>
            <w:r w:rsidRPr="00B32CBA">
              <w:rPr>
                <w:lang w:val="en"/>
              </w:rPr>
              <w:t>11 (9-15)</w:t>
            </w:r>
          </w:p>
          <w:p w14:paraId="51224CF3" w14:textId="68B5552E" w:rsidR="00225DD1" w:rsidRPr="00B32CBA" w:rsidRDefault="00225DD1" w:rsidP="00225DD1">
            <w:pPr>
              <w:spacing w:after="0" w:line="240" w:lineRule="auto"/>
              <w:jc w:val="center"/>
            </w:pPr>
            <w:r w:rsidRPr="00B32CBA">
              <w:rPr>
                <w:lang w:val="en"/>
              </w:rPr>
              <w:t>4.4 (3.8-5.3)</w:t>
            </w:r>
          </w:p>
          <w:p w14:paraId="2BEED9F9" w14:textId="0F91ABB1" w:rsidR="00225DD1" w:rsidRPr="00B32CBA" w:rsidRDefault="00225DD1" w:rsidP="00225DD1">
            <w:pPr>
              <w:spacing w:after="0" w:line="240" w:lineRule="auto"/>
              <w:jc w:val="center"/>
            </w:pPr>
            <w:r w:rsidRPr="00B32CBA">
              <w:rPr>
                <w:lang w:val="en"/>
              </w:rPr>
              <w:t>6.9 (4.1-9.8)</w:t>
            </w:r>
          </w:p>
        </w:tc>
      </w:tr>
      <w:tr w:rsidR="00225DD1" w:rsidRPr="00B32CBA" w14:paraId="5DC05CEE" w14:textId="77777777" w:rsidTr="00225DD1">
        <w:trPr>
          <w:trHeight w:val="300"/>
        </w:trPr>
        <w:tc>
          <w:tcPr>
            <w:tcW w:w="6390" w:type="dxa"/>
            <w:tcBorders>
              <w:top w:val="nil"/>
              <w:left w:val="nil"/>
              <w:bottom w:val="nil"/>
              <w:right w:val="nil"/>
            </w:tcBorders>
            <w:hideMark/>
          </w:tcPr>
          <w:p w14:paraId="29ACBF65" w14:textId="77777777" w:rsidR="00225DD1" w:rsidRPr="00B32CBA" w:rsidRDefault="00225DD1" w:rsidP="00225DD1">
            <w:pPr>
              <w:spacing w:after="0" w:line="240" w:lineRule="auto"/>
            </w:pPr>
            <w:r w:rsidRPr="00B32CBA">
              <w:rPr>
                <w:lang w:val="en"/>
              </w:rPr>
              <w:t>Status post PTE surgery (%)</w:t>
            </w:r>
            <w:r w:rsidRPr="00B32CBA">
              <w:t> </w:t>
            </w:r>
          </w:p>
        </w:tc>
        <w:tc>
          <w:tcPr>
            <w:tcW w:w="2160" w:type="dxa"/>
            <w:tcBorders>
              <w:top w:val="nil"/>
              <w:left w:val="nil"/>
              <w:bottom w:val="nil"/>
              <w:right w:val="nil"/>
            </w:tcBorders>
            <w:hideMark/>
          </w:tcPr>
          <w:p w14:paraId="63375B8F" w14:textId="627460F1" w:rsidR="00225DD1" w:rsidRPr="00B32CBA" w:rsidRDefault="00225DD1" w:rsidP="00225DD1">
            <w:pPr>
              <w:spacing w:after="0" w:line="240" w:lineRule="auto"/>
              <w:jc w:val="center"/>
            </w:pPr>
            <w:r w:rsidRPr="00B32CBA">
              <w:rPr>
                <w:lang w:val="en"/>
              </w:rPr>
              <w:t>56.7</w:t>
            </w:r>
          </w:p>
        </w:tc>
      </w:tr>
      <w:tr w:rsidR="00225DD1" w:rsidRPr="00B32CBA" w14:paraId="7DAC6E2B" w14:textId="77777777" w:rsidTr="00225DD1">
        <w:trPr>
          <w:trHeight w:val="300"/>
        </w:trPr>
        <w:tc>
          <w:tcPr>
            <w:tcW w:w="6390" w:type="dxa"/>
            <w:tcBorders>
              <w:top w:val="nil"/>
              <w:left w:val="nil"/>
              <w:bottom w:val="single" w:sz="6" w:space="0" w:color="auto"/>
              <w:right w:val="nil"/>
            </w:tcBorders>
            <w:shd w:val="clear" w:color="auto" w:fill="F2F2F2"/>
            <w:hideMark/>
          </w:tcPr>
          <w:p w14:paraId="37BA0A73" w14:textId="77777777" w:rsidR="00225DD1" w:rsidRPr="00B32CBA" w:rsidRDefault="00225DD1" w:rsidP="00225DD1">
            <w:pPr>
              <w:spacing w:after="0" w:line="240" w:lineRule="auto"/>
            </w:pPr>
            <w:r w:rsidRPr="00B32CBA">
              <w:rPr>
                <w:lang w:val="en"/>
              </w:rPr>
              <w:t>Status post BPA (%)</w:t>
            </w:r>
            <w:r w:rsidRPr="00B32CBA">
              <w:t> </w:t>
            </w:r>
          </w:p>
        </w:tc>
        <w:tc>
          <w:tcPr>
            <w:tcW w:w="2160" w:type="dxa"/>
            <w:tcBorders>
              <w:top w:val="nil"/>
              <w:left w:val="nil"/>
              <w:bottom w:val="single" w:sz="6" w:space="0" w:color="auto"/>
              <w:right w:val="nil"/>
            </w:tcBorders>
            <w:shd w:val="clear" w:color="auto" w:fill="F2F2F2"/>
            <w:hideMark/>
          </w:tcPr>
          <w:p w14:paraId="772FBE82" w14:textId="25B7EDDF" w:rsidR="00225DD1" w:rsidRPr="00B32CBA" w:rsidRDefault="00225DD1" w:rsidP="00225DD1">
            <w:pPr>
              <w:spacing w:after="0" w:line="240" w:lineRule="auto"/>
              <w:jc w:val="center"/>
            </w:pPr>
            <w:r w:rsidRPr="00B32CBA">
              <w:rPr>
                <w:lang w:val="en"/>
              </w:rPr>
              <w:t>2.2</w:t>
            </w:r>
          </w:p>
        </w:tc>
      </w:tr>
    </w:tbl>
    <w:p w14:paraId="5B0B6C05" w14:textId="77777777" w:rsidR="00225DD1" w:rsidRPr="00B32CBA" w:rsidRDefault="00225DD1" w:rsidP="00225DD1">
      <w:pPr>
        <w:spacing w:after="0" w:line="240" w:lineRule="auto"/>
      </w:pPr>
      <w:r w:rsidRPr="00B32CBA">
        <w:rPr>
          <w:lang w:val="en"/>
        </w:rPr>
        <w:t> </w:t>
      </w:r>
      <w:r w:rsidRPr="00B32CBA">
        <w:t> </w:t>
      </w:r>
    </w:p>
    <w:p w14:paraId="603BD428" w14:textId="77777777" w:rsidR="00225DD1" w:rsidRPr="00B32CBA" w:rsidRDefault="00225DD1" w:rsidP="00225DD1">
      <w:pPr>
        <w:spacing w:after="0" w:line="240" w:lineRule="auto"/>
      </w:pPr>
      <w:r w:rsidRPr="00B32CBA">
        <w:rPr>
          <w:lang w:val="en"/>
        </w:rPr>
        <w:t> </w:t>
      </w:r>
      <w:r w:rsidRPr="00B32CBA">
        <w:t> </w:t>
      </w:r>
    </w:p>
    <w:p w14:paraId="43529117" w14:textId="77777777" w:rsidR="00BF57B7" w:rsidRDefault="00BF57B7">
      <w:pPr>
        <w:rPr>
          <w:lang w:val="en"/>
        </w:rPr>
      </w:pPr>
      <w:r>
        <w:rPr>
          <w:lang w:val="en"/>
        </w:rPr>
        <w:br w:type="page"/>
      </w:r>
    </w:p>
    <w:p w14:paraId="7246E249" w14:textId="6C2ED551" w:rsidR="00225DD1" w:rsidRPr="00B32CBA" w:rsidRDefault="00225DD1" w:rsidP="00225DD1">
      <w:pPr>
        <w:spacing w:after="0" w:line="240" w:lineRule="auto"/>
      </w:pPr>
      <w:r w:rsidRPr="00B32CBA">
        <w:rPr>
          <w:lang w:val="en"/>
        </w:rPr>
        <w:lastRenderedPageBreak/>
        <w:t xml:space="preserve">Table 2. Frequency of splenectomy in </w:t>
      </w:r>
      <w:r>
        <w:rPr>
          <w:lang w:val="en"/>
        </w:rPr>
        <w:t xml:space="preserve">the CTEPH, </w:t>
      </w:r>
      <w:r w:rsidR="00DE1A44">
        <w:rPr>
          <w:lang w:val="en"/>
        </w:rPr>
        <w:t xml:space="preserve">no PE, All PE, and Unprovoked PE groups. </w:t>
      </w:r>
    </w:p>
    <w:tbl>
      <w:tblPr>
        <w:tblW w:w="9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80"/>
        <w:gridCol w:w="1800"/>
        <w:gridCol w:w="1350"/>
        <w:gridCol w:w="1620"/>
        <w:gridCol w:w="1440"/>
      </w:tblGrid>
      <w:tr w:rsidR="00225DD1" w:rsidRPr="00B32CBA" w14:paraId="1B2EE119" w14:textId="77777777" w:rsidTr="007A1E3A">
        <w:trPr>
          <w:trHeight w:val="300"/>
        </w:trPr>
        <w:tc>
          <w:tcPr>
            <w:tcW w:w="3780" w:type="dxa"/>
            <w:tcBorders>
              <w:top w:val="nil"/>
              <w:left w:val="nil"/>
              <w:bottom w:val="nil"/>
              <w:right w:val="nil"/>
            </w:tcBorders>
            <w:hideMark/>
          </w:tcPr>
          <w:p w14:paraId="24640FF8"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1800" w:type="dxa"/>
            <w:tcBorders>
              <w:top w:val="nil"/>
              <w:left w:val="nil"/>
              <w:bottom w:val="nil"/>
              <w:right w:val="nil"/>
            </w:tcBorders>
            <w:hideMark/>
          </w:tcPr>
          <w:p w14:paraId="2DC563E7"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1350" w:type="dxa"/>
            <w:tcBorders>
              <w:top w:val="nil"/>
              <w:left w:val="nil"/>
              <w:bottom w:val="nil"/>
              <w:right w:val="nil"/>
            </w:tcBorders>
            <w:hideMark/>
          </w:tcPr>
          <w:p w14:paraId="08966159"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1620" w:type="dxa"/>
            <w:tcBorders>
              <w:top w:val="nil"/>
              <w:left w:val="nil"/>
              <w:bottom w:val="nil"/>
              <w:right w:val="nil"/>
            </w:tcBorders>
            <w:hideMark/>
          </w:tcPr>
          <w:p w14:paraId="0C21514D"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1440" w:type="dxa"/>
            <w:tcBorders>
              <w:top w:val="nil"/>
              <w:left w:val="nil"/>
              <w:bottom w:val="nil"/>
              <w:right w:val="nil"/>
            </w:tcBorders>
            <w:hideMark/>
          </w:tcPr>
          <w:p w14:paraId="7538B2C3" w14:textId="77777777" w:rsidR="00225DD1" w:rsidRPr="00B32CBA" w:rsidRDefault="00225DD1" w:rsidP="00225DD1">
            <w:pPr>
              <w:spacing w:after="0" w:line="240" w:lineRule="auto"/>
              <w:rPr>
                <w:b/>
                <w:bCs/>
              </w:rPr>
            </w:pPr>
            <w:r w:rsidRPr="00B32CBA">
              <w:rPr>
                <w:b/>
                <w:bCs/>
                <w:lang w:val="en"/>
              </w:rPr>
              <w:t> </w:t>
            </w:r>
            <w:r w:rsidRPr="00B32CBA">
              <w:rPr>
                <w:b/>
                <w:bCs/>
              </w:rPr>
              <w:t> </w:t>
            </w:r>
          </w:p>
        </w:tc>
      </w:tr>
      <w:tr w:rsidR="00225DD1" w:rsidRPr="00B32CBA" w14:paraId="6CE1E348" w14:textId="77777777" w:rsidTr="007A1E3A">
        <w:trPr>
          <w:trHeight w:val="300"/>
        </w:trPr>
        <w:tc>
          <w:tcPr>
            <w:tcW w:w="3780" w:type="dxa"/>
            <w:tcBorders>
              <w:top w:val="nil"/>
              <w:left w:val="nil"/>
              <w:bottom w:val="nil"/>
              <w:right w:val="nil"/>
            </w:tcBorders>
            <w:shd w:val="clear" w:color="auto" w:fill="F2F2F2"/>
            <w:hideMark/>
          </w:tcPr>
          <w:p w14:paraId="707E321A" w14:textId="77777777" w:rsidR="00225DD1" w:rsidRPr="00B32CBA" w:rsidRDefault="00225DD1" w:rsidP="00225DD1">
            <w:pPr>
              <w:spacing w:after="0" w:line="240" w:lineRule="auto"/>
              <w:rPr>
                <w:b/>
                <w:bCs/>
              </w:rPr>
            </w:pPr>
            <w:r w:rsidRPr="00B32CBA">
              <w:rPr>
                <w:b/>
                <w:bCs/>
                <w:lang w:val="en"/>
              </w:rPr>
              <w:t> </w:t>
            </w:r>
            <w:r w:rsidRPr="00B32CBA">
              <w:rPr>
                <w:b/>
                <w:bCs/>
              </w:rPr>
              <w:t> </w:t>
            </w:r>
          </w:p>
        </w:tc>
        <w:tc>
          <w:tcPr>
            <w:tcW w:w="1800" w:type="dxa"/>
            <w:tcBorders>
              <w:top w:val="nil"/>
              <w:left w:val="nil"/>
              <w:bottom w:val="nil"/>
              <w:right w:val="nil"/>
            </w:tcBorders>
            <w:shd w:val="clear" w:color="auto" w:fill="F2F2F2"/>
            <w:hideMark/>
          </w:tcPr>
          <w:p w14:paraId="34550E3A" w14:textId="1779F5D1" w:rsidR="00225DD1" w:rsidRPr="00B32CBA" w:rsidRDefault="00225DD1" w:rsidP="00225DD1">
            <w:pPr>
              <w:spacing w:after="0" w:line="240" w:lineRule="auto"/>
              <w:jc w:val="center"/>
            </w:pPr>
            <w:r w:rsidRPr="00B32CBA">
              <w:rPr>
                <w:b/>
                <w:bCs/>
                <w:lang w:val="en"/>
              </w:rPr>
              <w:t>CTEPH</w:t>
            </w:r>
          </w:p>
        </w:tc>
        <w:tc>
          <w:tcPr>
            <w:tcW w:w="1350" w:type="dxa"/>
            <w:tcBorders>
              <w:top w:val="nil"/>
              <w:left w:val="nil"/>
              <w:bottom w:val="nil"/>
              <w:right w:val="nil"/>
            </w:tcBorders>
            <w:shd w:val="clear" w:color="auto" w:fill="F2F2F2"/>
            <w:hideMark/>
          </w:tcPr>
          <w:p w14:paraId="3E0F876F" w14:textId="27511A54" w:rsidR="00225DD1" w:rsidRPr="00B32CBA" w:rsidRDefault="00225DD1" w:rsidP="00225DD1">
            <w:pPr>
              <w:spacing w:after="0" w:line="240" w:lineRule="auto"/>
              <w:jc w:val="center"/>
            </w:pPr>
            <w:r w:rsidRPr="00B32CBA">
              <w:rPr>
                <w:b/>
                <w:bCs/>
                <w:lang w:val="en"/>
              </w:rPr>
              <w:t xml:space="preserve">No </w:t>
            </w:r>
            <w:r>
              <w:rPr>
                <w:b/>
                <w:bCs/>
                <w:lang w:val="en"/>
              </w:rPr>
              <w:t>PE</w:t>
            </w:r>
          </w:p>
        </w:tc>
        <w:tc>
          <w:tcPr>
            <w:tcW w:w="1620" w:type="dxa"/>
            <w:tcBorders>
              <w:top w:val="nil"/>
              <w:left w:val="nil"/>
              <w:bottom w:val="nil"/>
              <w:right w:val="nil"/>
            </w:tcBorders>
            <w:shd w:val="clear" w:color="auto" w:fill="F2F2F2"/>
            <w:hideMark/>
          </w:tcPr>
          <w:p w14:paraId="74CB8849" w14:textId="4AE6FC23" w:rsidR="00225DD1" w:rsidRPr="00B32CBA" w:rsidRDefault="00225DD1" w:rsidP="00225DD1">
            <w:pPr>
              <w:spacing w:after="0" w:line="240" w:lineRule="auto"/>
              <w:jc w:val="center"/>
            </w:pPr>
            <w:r w:rsidRPr="00B32CBA">
              <w:rPr>
                <w:b/>
                <w:bCs/>
                <w:lang w:val="en"/>
              </w:rPr>
              <w:t>All PE</w:t>
            </w:r>
          </w:p>
        </w:tc>
        <w:tc>
          <w:tcPr>
            <w:tcW w:w="1440" w:type="dxa"/>
            <w:tcBorders>
              <w:top w:val="nil"/>
              <w:left w:val="nil"/>
              <w:bottom w:val="nil"/>
              <w:right w:val="nil"/>
            </w:tcBorders>
            <w:shd w:val="clear" w:color="auto" w:fill="F2F2F2"/>
            <w:hideMark/>
          </w:tcPr>
          <w:p w14:paraId="3F3845FD" w14:textId="1A6397AB" w:rsidR="00225DD1" w:rsidRPr="00B32CBA" w:rsidRDefault="00225DD1" w:rsidP="00225DD1">
            <w:pPr>
              <w:spacing w:after="0" w:line="240" w:lineRule="auto"/>
              <w:jc w:val="center"/>
            </w:pPr>
            <w:r w:rsidRPr="00B32CBA">
              <w:rPr>
                <w:b/>
                <w:bCs/>
                <w:lang w:val="en"/>
              </w:rPr>
              <w:t>Unprovoked PE</w:t>
            </w:r>
          </w:p>
        </w:tc>
      </w:tr>
      <w:tr w:rsidR="00225DD1" w:rsidRPr="00B32CBA" w14:paraId="18366CF7" w14:textId="77777777" w:rsidTr="007A1E3A">
        <w:trPr>
          <w:trHeight w:val="300"/>
        </w:trPr>
        <w:tc>
          <w:tcPr>
            <w:tcW w:w="3780" w:type="dxa"/>
            <w:tcBorders>
              <w:top w:val="nil"/>
              <w:left w:val="nil"/>
              <w:bottom w:val="nil"/>
              <w:right w:val="nil"/>
            </w:tcBorders>
            <w:hideMark/>
          </w:tcPr>
          <w:p w14:paraId="30D94255" w14:textId="77777777" w:rsidR="00225DD1" w:rsidRPr="00B32CBA" w:rsidRDefault="00225DD1" w:rsidP="00225DD1">
            <w:pPr>
              <w:spacing w:after="0" w:line="240" w:lineRule="auto"/>
            </w:pPr>
            <w:r w:rsidRPr="00B32CBA">
              <w:rPr>
                <w:lang w:val="en"/>
              </w:rPr>
              <w:t>Total n in cohort</w:t>
            </w:r>
            <w:r w:rsidRPr="00B32CBA">
              <w:t> </w:t>
            </w:r>
          </w:p>
        </w:tc>
        <w:tc>
          <w:tcPr>
            <w:tcW w:w="1800" w:type="dxa"/>
            <w:tcBorders>
              <w:top w:val="nil"/>
              <w:left w:val="nil"/>
              <w:bottom w:val="nil"/>
              <w:right w:val="nil"/>
            </w:tcBorders>
            <w:hideMark/>
          </w:tcPr>
          <w:p w14:paraId="19D2966A" w14:textId="79BE4380" w:rsidR="00225DD1" w:rsidRPr="00B32CBA" w:rsidRDefault="00225DD1" w:rsidP="00225DD1">
            <w:pPr>
              <w:spacing w:after="0" w:line="240" w:lineRule="auto"/>
              <w:jc w:val="center"/>
            </w:pPr>
            <w:r w:rsidRPr="00B32CBA">
              <w:rPr>
                <w:lang w:val="en"/>
              </w:rPr>
              <w:t>179</w:t>
            </w:r>
          </w:p>
        </w:tc>
        <w:tc>
          <w:tcPr>
            <w:tcW w:w="1350" w:type="dxa"/>
            <w:tcBorders>
              <w:top w:val="nil"/>
              <w:left w:val="nil"/>
              <w:bottom w:val="nil"/>
              <w:right w:val="nil"/>
            </w:tcBorders>
            <w:hideMark/>
          </w:tcPr>
          <w:p w14:paraId="3EE12AB0" w14:textId="1330712D" w:rsidR="00225DD1" w:rsidRPr="00B32CBA" w:rsidRDefault="00225DD1" w:rsidP="00225DD1">
            <w:pPr>
              <w:spacing w:after="0" w:line="240" w:lineRule="auto"/>
              <w:jc w:val="center"/>
            </w:pPr>
            <w:r w:rsidRPr="00B32CBA">
              <w:rPr>
                <w:lang w:val="en"/>
              </w:rPr>
              <w:t>839</w:t>
            </w:r>
          </w:p>
        </w:tc>
        <w:tc>
          <w:tcPr>
            <w:tcW w:w="1620" w:type="dxa"/>
            <w:tcBorders>
              <w:top w:val="nil"/>
              <w:left w:val="nil"/>
              <w:bottom w:val="nil"/>
              <w:right w:val="nil"/>
            </w:tcBorders>
            <w:hideMark/>
          </w:tcPr>
          <w:p w14:paraId="5F2F7508" w14:textId="44727F93" w:rsidR="00225DD1" w:rsidRPr="00B32CBA" w:rsidRDefault="00225DD1" w:rsidP="00225DD1">
            <w:pPr>
              <w:spacing w:after="0" w:line="240" w:lineRule="auto"/>
              <w:jc w:val="center"/>
            </w:pPr>
            <w:r w:rsidRPr="00B32CBA">
              <w:rPr>
                <w:lang w:val="en"/>
              </w:rPr>
              <w:t>333</w:t>
            </w:r>
          </w:p>
        </w:tc>
        <w:tc>
          <w:tcPr>
            <w:tcW w:w="1440" w:type="dxa"/>
            <w:tcBorders>
              <w:top w:val="nil"/>
              <w:left w:val="nil"/>
              <w:bottom w:val="nil"/>
              <w:right w:val="nil"/>
            </w:tcBorders>
            <w:hideMark/>
          </w:tcPr>
          <w:p w14:paraId="3AA99E9B" w14:textId="7794F507" w:rsidR="00225DD1" w:rsidRPr="00B32CBA" w:rsidRDefault="00225DD1" w:rsidP="00225DD1">
            <w:pPr>
              <w:spacing w:after="0" w:line="240" w:lineRule="auto"/>
              <w:jc w:val="center"/>
            </w:pPr>
            <w:r w:rsidRPr="00B32CBA">
              <w:rPr>
                <w:lang w:val="en"/>
              </w:rPr>
              <w:t>326</w:t>
            </w:r>
          </w:p>
        </w:tc>
      </w:tr>
      <w:tr w:rsidR="00225DD1" w:rsidRPr="00B32CBA" w14:paraId="6F2A0AF9" w14:textId="77777777" w:rsidTr="007A1E3A">
        <w:trPr>
          <w:trHeight w:val="300"/>
        </w:trPr>
        <w:tc>
          <w:tcPr>
            <w:tcW w:w="3780" w:type="dxa"/>
            <w:tcBorders>
              <w:top w:val="nil"/>
              <w:left w:val="nil"/>
              <w:bottom w:val="nil"/>
              <w:right w:val="nil"/>
            </w:tcBorders>
            <w:shd w:val="clear" w:color="auto" w:fill="F2F2F2"/>
            <w:hideMark/>
          </w:tcPr>
          <w:p w14:paraId="7AFEEC3C" w14:textId="77777777" w:rsidR="00225DD1" w:rsidRPr="00B32CBA" w:rsidRDefault="00225DD1" w:rsidP="00225DD1">
            <w:pPr>
              <w:spacing w:after="0" w:line="240" w:lineRule="auto"/>
            </w:pPr>
            <w:r w:rsidRPr="00B32CBA">
              <w:rPr>
                <w:lang w:val="en"/>
              </w:rPr>
              <w:t>N with splenectomy</w:t>
            </w:r>
            <w:r w:rsidRPr="00B32CBA">
              <w:t> </w:t>
            </w:r>
          </w:p>
        </w:tc>
        <w:tc>
          <w:tcPr>
            <w:tcW w:w="1800" w:type="dxa"/>
            <w:tcBorders>
              <w:top w:val="nil"/>
              <w:left w:val="nil"/>
              <w:bottom w:val="nil"/>
              <w:right w:val="nil"/>
            </w:tcBorders>
            <w:shd w:val="clear" w:color="auto" w:fill="F2F2F2"/>
            <w:hideMark/>
          </w:tcPr>
          <w:p w14:paraId="20B9B5F5" w14:textId="28890A73" w:rsidR="00225DD1" w:rsidRPr="00B32CBA" w:rsidRDefault="00225DD1" w:rsidP="00225DD1">
            <w:pPr>
              <w:spacing w:after="0" w:line="240" w:lineRule="auto"/>
              <w:jc w:val="center"/>
            </w:pPr>
            <w:r w:rsidRPr="00B32CBA">
              <w:rPr>
                <w:lang w:val="en"/>
              </w:rPr>
              <w:t>11</w:t>
            </w:r>
          </w:p>
        </w:tc>
        <w:tc>
          <w:tcPr>
            <w:tcW w:w="1350" w:type="dxa"/>
            <w:tcBorders>
              <w:top w:val="nil"/>
              <w:left w:val="nil"/>
              <w:bottom w:val="nil"/>
              <w:right w:val="nil"/>
            </w:tcBorders>
            <w:shd w:val="clear" w:color="auto" w:fill="F2F2F2"/>
            <w:hideMark/>
          </w:tcPr>
          <w:p w14:paraId="0F862ABC" w14:textId="2C62AFD3" w:rsidR="00225DD1" w:rsidRPr="00B32CBA" w:rsidRDefault="00225DD1" w:rsidP="00225DD1">
            <w:pPr>
              <w:spacing w:after="0" w:line="240" w:lineRule="auto"/>
              <w:jc w:val="center"/>
            </w:pPr>
            <w:r w:rsidRPr="00B32CBA">
              <w:rPr>
                <w:lang w:val="en"/>
              </w:rPr>
              <w:t>7</w:t>
            </w:r>
          </w:p>
        </w:tc>
        <w:tc>
          <w:tcPr>
            <w:tcW w:w="1620" w:type="dxa"/>
            <w:tcBorders>
              <w:top w:val="nil"/>
              <w:left w:val="nil"/>
              <w:bottom w:val="nil"/>
              <w:right w:val="nil"/>
            </w:tcBorders>
            <w:shd w:val="clear" w:color="auto" w:fill="F2F2F2"/>
            <w:hideMark/>
          </w:tcPr>
          <w:p w14:paraId="292220A7" w14:textId="61000785" w:rsidR="00225DD1" w:rsidRPr="00B32CBA" w:rsidRDefault="00225DD1" w:rsidP="00225DD1">
            <w:pPr>
              <w:spacing w:after="0" w:line="240" w:lineRule="auto"/>
              <w:jc w:val="center"/>
            </w:pPr>
            <w:r w:rsidRPr="00B32CBA">
              <w:rPr>
                <w:lang w:val="en"/>
              </w:rPr>
              <w:t>5</w:t>
            </w:r>
          </w:p>
        </w:tc>
        <w:tc>
          <w:tcPr>
            <w:tcW w:w="1440" w:type="dxa"/>
            <w:tcBorders>
              <w:top w:val="nil"/>
              <w:left w:val="nil"/>
              <w:bottom w:val="nil"/>
              <w:right w:val="nil"/>
            </w:tcBorders>
            <w:shd w:val="clear" w:color="auto" w:fill="F2F2F2"/>
            <w:hideMark/>
          </w:tcPr>
          <w:p w14:paraId="1D4B5C8B" w14:textId="592D594C" w:rsidR="00225DD1" w:rsidRPr="00B32CBA" w:rsidRDefault="00225DD1" w:rsidP="00225DD1">
            <w:pPr>
              <w:spacing w:after="0" w:line="240" w:lineRule="auto"/>
              <w:jc w:val="center"/>
            </w:pPr>
            <w:r w:rsidRPr="00B32CBA">
              <w:rPr>
                <w:lang w:val="en"/>
              </w:rPr>
              <w:t>4</w:t>
            </w:r>
          </w:p>
        </w:tc>
      </w:tr>
      <w:tr w:rsidR="00225DD1" w:rsidRPr="00B32CBA" w14:paraId="6A09524B" w14:textId="77777777" w:rsidTr="007A1E3A">
        <w:trPr>
          <w:trHeight w:val="300"/>
        </w:trPr>
        <w:tc>
          <w:tcPr>
            <w:tcW w:w="3780" w:type="dxa"/>
            <w:tcBorders>
              <w:top w:val="nil"/>
              <w:left w:val="nil"/>
              <w:bottom w:val="nil"/>
              <w:right w:val="nil"/>
            </w:tcBorders>
            <w:hideMark/>
          </w:tcPr>
          <w:p w14:paraId="3AF3E16D" w14:textId="77777777" w:rsidR="00225DD1" w:rsidRPr="00B32CBA" w:rsidRDefault="00225DD1" w:rsidP="00225DD1">
            <w:pPr>
              <w:spacing w:after="0" w:line="240" w:lineRule="auto"/>
            </w:pPr>
            <w:r w:rsidRPr="00B32CBA">
              <w:rPr>
                <w:lang w:val="en"/>
              </w:rPr>
              <w:t>% with splenectomy </w:t>
            </w:r>
            <w:r w:rsidRPr="00B32CBA">
              <w:t> </w:t>
            </w:r>
          </w:p>
        </w:tc>
        <w:tc>
          <w:tcPr>
            <w:tcW w:w="1800" w:type="dxa"/>
            <w:tcBorders>
              <w:top w:val="nil"/>
              <w:left w:val="nil"/>
              <w:bottom w:val="nil"/>
              <w:right w:val="nil"/>
            </w:tcBorders>
            <w:hideMark/>
          </w:tcPr>
          <w:p w14:paraId="391BECE3" w14:textId="3BC7AC99" w:rsidR="00225DD1" w:rsidRPr="00B32CBA" w:rsidRDefault="00225DD1" w:rsidP="00225DD1">
            <w:pPr>
              <w:spacing w:after="0" w:line="240" w:lineRule="auto"/>
              <w:jc w:val="center"/>
            </w:pPr>
            <w:r w:rsidRPr="00B32CBA">
              <w:rPr>
                <w:lang w:val="en"/>
              </w:rPr>
              <w:t>6.1</w:t>
            </w:r>
          </w:p>
        </w:tc>
        <w:tc>
          <w:tcPr>
            <w:tcW w:w="1350" w:type="dxa"/>
            <w:tcBorders>
              <w:top w:val="nil"/>
              <w:left w:val="nil"/>
              <w:bottom w:val="nil"/>
              <w:right w:val="nil"/>
            </w:tcBorders>
            <w:hideMark/>
          </w:tcPr>
          <w:p w14:paraId="7F5B9594" w14:textId="76354A50" w:rsidR="00225DD1" w:rsidRPr="00B32CBA" w:rsidRDefault="00225DD1" w:rsidP="00225DD1">
            <w:pPr>
              <w:spacing w:after="0" w:line="240" w:lineRule="auto"/>
              <w:jc w:val="center"/>
            </w:pPr>
            <w:r w:rsidRPr="00B32CBA">
              <w:rPr>
                <w:lang w:val="en"/>
              </w:rPr>
              <w:t>0.8</w:t>
            </w:r>
          </w:p>
        </w:tc>
        <w:tc>
          <w:tcPr>
            <w:tcW w:w="1620" w:type="dxa"/>
            <w:tcBorders>
              <w:top w:val="nil"/>
              <w:left w:val="nil"/>
              <w:bottom w:val="nil"/>
              <w:right w:val="nil"/>
            </w:tcBorders>
            <w:hideMark/>
          </w:tcPr>
          <w:p w14:paraId="77865C27" w14:textId="7570CC01" w:rsidR="00225DD1" w:rsidRPr="00B32CBA" w:rsidRDefault="00225DD1" w:rsidP="00225DD1">
            <w:pPr>
              <w:spacing w:after="0" w:line="240" w:lineRule="auto"/>
              <w:jc w:val="center"/>
            </w:pPr>
            <w:r w:rsidRPr="00B32CBA">
              <w:rPr>
                <w:lang w:val="en"/>
              </w:rPr>
              <w:t>1.5</w:t>
            </w:r>
          </w:p>
        </w:tc>
        <w:tc>
          <w:tcPr>
            <w:tcW w:w="1440" w:type="dxa"/>
            <w:tcBorders>
              <w:top w:val="nil"/>
              <w:left w:val="nil"/>
              <w:bottom w:val="nil"/>
              <w:right w:val="nil"/>
            </w:tcBorders>
            <w:hideMark/>
          </w:tcPr>
          <w:p w14:paraId="788A3B13" w14:textId="034F46C4" w:rsidR="00225DD1" w:rsidRPr="00B32CBA" w:rsidRDefault="00225DD1" w:rsidP="00225DD1">
            <w:pPr>
              <w:spacing w:after="0" w:line="240" w:lineRule="auto"/>
              <w:jc w:val="center"/>
            </w:pPr>
            <w:r w:rsidRPr="00B32CBA">
              <w:rPr>
                <w:lang w:val="en"/>
              </w:rPr>
              <w:t>1.2</w:t>
            </w:r>
          </w:p>
        </w:tc>
      </w:tr>
      <w:tr w:rsidR="00225DD1" w:rsidRPr="00B32CBA" w14:paraId="41284616" w14:textId="77777777" w:rsidTr="007A1E3A">
        <w:trPr>
          <w:trHeight w:val="300"/>
        </w:trPr>
        <w:tc>
          <w:tcPr>
            <w:tcW w:w="3780" w:type="dxa"/>
            <w:tcBorders>
              <w:top w:val="nil"/>
              <w:left w:val="nil"/>
              <w:bottom w:val="single" w:sz="6" w:space="0" w:color="auto"/>
              <w:right w:val="nil"/>
            </w:tcBorders>
            <w:shd w:val="clear" w:color="auto" w:fill="F2F2F2"/>
            <w:hideMark/>
          </w:tcPr>
          <w:p w14:paraId="02A6F3F9" w14:textId="77777777" w:rsidR="00225DD1" w:rsidRPr="00B32CBA" w:rsidRDefault="00225DD1" w:rsidP="00225DD1">
            <w:pPr>
              <w:spacing w:after="0" w:line="240" w:lineRule="auto"/>
            </w:pPr>
            <w:r w:rsidRPr="00B32CBA">
              <w:rPr>
                <w:lang w:val="en"/>
              </w:rPr>
              <w:t>Odds ratios (95% CI)</w:t>
            </w:r>
            <w:r w:rsidRPr="00B32CBA">
              <w:t> </w:t>
            </w:r>
          </w:p>
          <w:p w14:paraId="59EA3A13" w14:textId="0A444F1E" w:rsidR="00225DD1" w:rsidRPr="00B32CBA" w:rsidRDefault="00225DD1" w:rsidP="00225DD1">
            <w:pPr>
              <w:spacing w:after="0" w:line="240" w:lineRule="auto"/>
            </w:pPr>
            <w:r w:rsidRPr="00B32CBA">
              <w:t xml:space="preserve">   - relative to no </w:t>
            </w:r>
            <w:r>
              <w:t>PE group</w:t>
            </w:r>
          </w:p>
          <w:p w14:paraId="09C2C19A" w14:textId="4D49B527" w:rsidR="00225DD1" w:rsidRPr="00B32CBA" w:rsidRDefault="00225DD1" w:rsidP="00225DD1">
            <w:pPr>
              <w:spacing w:after="0" w:line="240" w:lineRule="auto"/>
            </w:pPr>
            <w:r w:rsidRPr="00B32CBA">
              <w:t xml:space="preserve">   - relative to all PE </w:t>
            </w:r>
            <w:r>
              <w:t>group</w:t>
            </w:r>
            <w:r w:rsidRPr="00B32CBA">
              <w:t>  </w:t>
            </w:r>
          </w:p>
          <w:p w14:paraId="36A864F2" w14:textId="03CBEBB0" w:rsidR="00225DD1" w:rsidRPr="00B32CBA" w:rsidRDefault="00225DD1" w:rsidP="00225DD1">
            <w:pPr>
              <w:spacing w:after="0" w:line="240" w:lineRule="auto"/>
            </w:pPr>
            <w:r w:rsidRPr="00B32CBA">
              <w:t>   - relative to unprovoked PE</w:t>
            </w:r>
            <w:r>
              <w:t xml:space="preserve"> group</w:t>
            </w:r>
          </w:p>
        </w:tc>
        <w:tc>
          <w:tcPr>
            <w:tcW w:w="1800" w:type="dxa"/>
            <w:tcBorders>
              <w:top w:val="nil"/>
              <w:left w:val="nil"/>
              <w:bottom w:val="single" w:sz="6" w:space="0" w:color="auto"/>
              <w:right w:val="nil"/>
            </w:tcBorders>
            <w:shd w:val="clear" w:color="auto" w:fill="F2F2F2"/>
            <w:hideMark/>
          </w:tcPr>
          <w:p w14:paraId="7535573A" w14:textId="135A7F2F" w:rsidR="00225DD1" w:rsidRPr="00B32CBA" w:rsidRDefault="00225DD1" w:rsidP="00225DD1">
            <w:pPr>
              <w:spacing w:after="0" w:line="240" w:lineRule="auto"/>
              <w:jc w:val="center"/>
            </w:pPr>
          </w:p>
          <w:p w14:paraId="1A603892" w14:textId="11CDE77A" w:rsidR="00225DD1" w:rsidRPr="00B32CBA" w:rsidRDefault="00225DD1" w:rsidP="00225DD1">
            <w:pPr>
              <w:spacing w:after="0" w:line="240" w:lineRule="auto"/>
              <w:jc w:val="center"/>
            </w:pPr>
            <w:r w:rsidRPr="00B32CBA">
              <w:rPr>
                <w:lang w:val="en"/>
              </w:rPr>
              <w:t>7.8 (3.0-20.4)</w:t>
            </w:r>
          </w:p>
          <w:p w14:paraId="7866ED1C" w14:textId="2335DCAF" w:rsidR="00225DD1" w:rsidRPr="00B32CBA" w:rsidRDefault="00225DD1" w:rsidP="00225DD1">
            <w:pPr>
              <w:spacing w:after="0" w:line="240" w:lineRule="auto"/>
              <w:jc w:val="center"/>
            </w:pPr>
            <w:r w:rsidRPr="00B32CBA">
              <w:rPr>
                <w:lang w:val="en"/>
              </w:rPr>
              <w:t>4.3 (1.5-12.6)</w:t>
            </w:r>
          </w:p>
          <w:p w14:paraId="57F103CA" w14:textId="411D6DEB" w:rsidR="00225DD1" w:rsidRPr="00B32CBA" w:rsidRDefault="00225DD1" w:rsidP="00225DD1">
            <w:pPr>
              <w:spacing w:after="0" w:line="240" w:lineRule="auto"/>
              <w:jc w:val="center"/>
            </w:pPr>
            <w:r w:rsidRPr="00B32CBA">
              <w:rPr>
                <w:lang w:val="en"/>
              </w:rPr>
              <w:t>5.3 (1.7-16.9)</w:t>
            </w:r>
          </w:p>
        </w:tc>
        <w:tc>
          <w:tcPr>
            <w:tcW w:w="1350" w:type="dxa"/>
            <w:tcBorders>
              <w:top w:val="nil"/>
              <w:left w:val="nil"/>
              <w:bottom w:val="single" w:sz="6" w:space="0" w:color="auto"/>
              <w:right w:val="nil"/>
            </w:tcBorders>
            <w:shd w:val="clear" w:color="auto" w:fill="F2F2F2"/>
            <w:hideMark/>
          </w:tcPr>
          <w:p w14:paraId="542B3B8A" w14:textId="2F6FD236" w:rsidR="00225DD1" w:rsidRPr="00B32CBA" w:rsidRDefault="00225DD1" w:rsidP="00225DD1">
            <w:pPr>
              <w:spacing w:after="0" w:line="240" w:lineRule="auto"/>
              <w:jc w:val="center"/>
            </w:pPr>
          </w:p>
          <w:p w14:paraId="19981133" w14:textId="6FE03C6D" w:rsidR="00225DD1" w:rsidRPr="00B32CBA" w:rsidRDefault="00225DD1" w:rsidP="00225DD1">
            <w:pPr>
              <w:spacing w:after="0" w:line="240" w:lineRule="auto"/>
              <w:jc w:val="center"/>
            </w:pPr>
            <w:r w:rsidRPr="00B32CBA">
              <w:rPr>
                <w:lang w:val="en"/>
              </w:rPr>
              <w:t>1</w:t>
            </w:r>
          </w:p>
          <w:p w14:paraId="79D892DD" w14:textId="087B2780" w:rsidR="00225DD1" w:rsidRPr="00B32CBA" w:rsidRDefault="00225DD1" w:rsidP="00225DD1">
            <w:pPr>
              <w:spacing w:after="0" w:line="240" w:lineRule="auto"/>
              <w:jc w:val="center"/>
            </w:pPr>
            <w:r w:rsidRPr="00B32CBA">
              <w:rPr>
                <w:lang w:val="en"/>
              </w:rPr>
              <w:t>0.6 (0.2-1.8)</w:t>
            </w:r>
          </w:p>
          <w:p w14:paraId="0487111D" w14:textId="77A6FD63" w:rsidR="00225DD1" w:rsidRPr="00B32CBA" w:rsidRDefault="00225DD1" w:rsidP="00225DD1">
            <w:pPr>
              <w:spacing w:after="0" w:line="240" w:lineRule="auto"/>
              <w:jc w:val="center"/>
            </w:pPr>
            <w:r w:rsidRPr="00B32CBA">
              <w:rPr>
                <w:lang w:val="en"/>
              </w:rPr>
              <w:t>0.7 (0.2-2.3)</w:t>
            </w:r>
          </w:p>
        </w:tc>
        <w:tc>
          <w:tcPr>
            <w:tcW w:w="1620" w:type="dxa"/>
            <w:tcBorders>
              <w:top w:val="nil"/>
              <w:left w:val="nil"/>
              <w:bottom w:val="single" w:sz="6" w:space="0" w:color="auto"/>
              <w:right w:val="nil"/>
            </w:tcBorders>
            <w:shd w:val="clear" w:color="auto" w:fill="F2F2F2"/>
            <w:hideMark/>
          </w:tcPr>
          <w:p w14:paraId="4CA83D82" w14:textId="5C53BF64" w:rsidR="00225DD1" w:rsidRPr="00B32CBA" w:rsidRDefault="00225DD1" w:rsidP="00225DD1">
            <w:pPr>
              <w:spacing w:after="0" w:line="240" w:lineRule="auto"/>
              <w:jc w:val="center"/>
            </w:pPr>
          </w:p>
          <w:p w14:paraId="6D4C7200" w14:textId="13E2460F" w:rsidR="00225DD1" w:rsidRPr="00B32CBA" w:rsidRDefault="00225DD1" w:rsidP="00225DD1">
            <w:pPr>
              <w:spacing w:after="0" w:line="240" w:lineRule="auto"/>
              <w:jc w:val="center"/>
            </w:pPr>
            <w:r w:rsidRPr="00B32CBA">
              <w:rPr>
                <w:lang w:val="en"/>
              </w:rPr>
              <w:t>1.8 (0.6-5.8)</w:t>
            </w:r>
          </w:p>
          <w:p w14:paraId="28BE58AC" w14:textId="6AA6620C" w:rsidR="00225DD1" w:rsidRPr="00B32CBA" w:rsidRDefault="00225DD1" w:rsidP="00225DD1">
            <w:pPr>
              <w:spacing w:after="0" w:line="240" w:lineRule="auto"/>
              <w:jc w:val="center"/>
            </w:pPr>
            <w:r w:rsidRPr="00B32CBA">
              <w:rPr>
                <w:lang w:val="en"/>
              </w:rPr>
              <w:t>1</w:t>
            </w:r>
          </w:p>
          <w:p w14:paraId="295C7CE7" w14:textId="0C0C53D5" w:rsidR="00225DD1" w:rsidRPr="00B32CBA" w:rsidRDefault="00225DD1" w:rsidP="00225DD1">
            <w:pPr>
              <w:spacing w:after="0" w:line="240" w:lineRule="auto"/>
              <w:jc w:val="center"/>
            </w:pPr>
            <w:r w:rsidRPr="00B32CBA">
              <w:rPr>
                <w:lang w:val="en"/>
              </w:rPr>
              <w:t>1.2 (0.3-4.6)</w:t>
            </w:r>
          </w:p>
        </w:tc>
        <w:tc>
          <w:tcPr>
            <w:tcW w:w="1440" w:type="dxa"/>
            <w:tcBorders>
              <w:top w:val="nil"/>
              <w:left w:val="nil"/>
              <w:bottom w:val="single" w:sz="6" w:space="0" w:color="auto"/>
              <w:right w:val="nil"/>
            </w:tcBorders>
            <w:shd w:val="clear" w:color="auto" w:fill="F2F2F2"/>
            <w:hideMark/>
          </w:tcPr>
          <w:p w14:paraId="5C306928" w14:textId="4FF8D451" w:rsidR="00225DD1" w:rsidRPr="00B32CBA" w:rsidRDefault="00225DD1" w:rsidP="00225DD1">
            <w:pPr>
              <w:spacing w:after="0" w:line="240" w:lineRule="auto"/>
              <w:jc w:val="center"/>
            </w:pPr>
          </w:p>
          <w:p w14:paraId="483F090F" w14:textId="17F5FB46" w:rsidR="00225DD1" w:rsidRPr="00B32CBA" w:rsidRDefault="00225DD1" w:rsidP="00225DD1">
            <w:pPr>
              <w:spacing w:after="0" w:line="240" w:lineRule="auto"/>
              <w:jc w:val="center"/>
            </w:pPr>
            <w:r w:rsidRPr="00B32CBA">
              <w:rPr>
                <w:lang w:val="en"/>
              </w:rPr>
              <w:t>1.5 (0.4-5.1)</w:t>
            </w:r>
          </w:p>
          <w:p w14:paraId="354B6302" w14:textId="52B569B8" w:rsidR="00225DD1" w:rsidRPr="00B32CBA" w:rsidRDefault="00225DD1" w:rsidP="00225DD1">
            <w:pPr>
              <w:spacing w:after="0" w:line="240" w:lineRule="auto"/>
              <w:jc w:val="center"/>
            </w:pPr>
            <w:r w:rsidRPr="00B32CBA">
              <w:rPr>
                <w:lang w:val="en"/>
              </w:rPr>
              <w:t>0.8 (0.2-3.1)</w:t>
            </w:r>
          </w:p>
          <w:p w14:paraId="28222669" w14:textId="14A5A804" w:rsidR="00225DD1" w:rsidRPr="00B32CBA" w:rsidRDefault="00225DD1" w:rsidP="00225DD1">
            <w:pPr>
              <w:spacing w:after="0" w:line="240" w:lineRule="auto"/>
              <w:jc w:val="center"/>
            </w:pPr>
            <w:r w:rsidRPr="00B32CBA">
              <w:rPr>
                <w:lang w:val="en"/>
              </w:rPr>
              <w:t>1</w:t>
            </w:r>
          </w:p>
        </w:tc>
      </w:tr>
    </w:tbl>
    <w:p w14:paraId="101DAB25" w14:textId="77777777" w:rsidR="00225DD1" w:rsidRDefault="00225DD1" w:rsidP="00225DD1">
      <w:pPr>
        <w:spacing w:after="0" w:line="240" w:lineRule="auto"/>
        <w:rPr>
          <w:lang w:val="en"/>
        </w:rPr>
      </w:pPr>
    </w:p>
    <w:p w14:paraId="4BA859DC" w14:textId="77777777" w:rsidR="00225DD1" w:rsidRDefault="00225DD1" w:rsidP="00225DD1">
      <w:pPr>
        <w:spacing w:after="0" w:line="240" w:lineRule="auto"/>
        <w:rPr>
          <w:lang w:val="en"/>
        </w:rPr>
      </w:pPr>
    </w:p>
    <w:p w14:paraId="5F253F1B" w14:textId="77777777" w:rsidR="00225DD1" w:rsidRDefault="00225DD1" w:rsidP="00225DD1">
      <w:pPr>
        <w:spacing w:after="0" w:line="240" w:lineRule="auto"/>
        <w:rPr>
          <w:lang w:val="en"/>
        </w:rPr>
      </w:pPr>
    </w:p>
    <w:p w14:paraId="29B75B12" w14:textId="77777777" w:rsidR="00225DD1" w:rsidRDefault="00225DD1" w:rsidP="00225DD1">
      <w:pPr>
        <w:spacing w:after="0" w:line="240" w:lineRule="auto"/>
        <w:rPr>
          <w:lang w:val="en"/>
        </w:rPr>
      </w:pPr>
    </w:p>
    <w:p w14:paraId="3EBDB74E" w14:textId="77777777" w:rsidR="00225DD1" w:rsidRDefault="00225DD1" w:rsidP="00225DD1">
      <w:pPr>
        <w:spacing w:after="0" w:line="240" w:lineRule="auto"/>
        <w:rPr>
          <w:lang w:val="en"/>
        </w:rPr>
      </w:pPr>
    </w:p>
    <w:p w14:paraId="71C8F531" w14:textId="77777777" w:rsidR="00225DD1" w:rsidRDefault="00225DD1" w:rsidP="00225DD1">
      <w:pPr>
        <w:spacing w:after="0" w:line="240" w:lineRule="auto"/>
        <w:rPr>
          <w:lang w:val="en"/>
        </w:rPr>
      </w:pPr>
    </w:p>
    <w:p w14:paraId="73B49DEB" w14:textId="77777777" w:rsidR="00225DD1" w:rsidRDefault="00225DD1" w:rsidP="00225DD1">
      <w:pPr>
        <w:spacing w:after="0" w:line="240" w:lineRule="auto"/>
        <w:rPr>
          <w:lang w:val="en"/>
        </w:rPr>
      </w:pPr>
    </w:p>
    <w:p w14:paraId="784F7026" w14:textId="77777777" w:rsidR="00225DD1" w:rsidRDefault="00225DD1" w:rsidP="00225DD1">
      <w:pPr>
        <w:spacing w:after="0" w:line="240" w:lineRule="auto"/>
        <w:rPr>
          <w:lang w:val="en"/>
        </w:rPr>
      </w:pPr>
    </w:p>
    <w:p w14:paraId="5F6B277F" w14:textId="77777777" w:rsidR="008A4E1F" w:rsidRDefault="008A4E1F" w:rsidP="00225DD1">
      <w:pPr>
        <w:spacing w:after="0" w:line="240" w:lineRule="auto"/>
        <w:rPr>
          <w:lang w:val="en"/>
        </w:rPr>
      </w:pPr>
    </w:p>
    <w:p w14:paraId="52CBB0F7" w14:textId="77777777" w:rsidR="008A4E1F" w:rsidRDefault="008A4E1F" w:rsidP="00225DD1">
      <w:pPr>
        <w:spacing w:after="0" w:line="240" w:lineRule="auto"/>
      </w:pPr>
    </w:p>
    <w:p w14:paraId="14951B1B" w14:textId="77777777" w:rsidR="008A4E1F" w:rsidRDefault="008A4E1F" w:rsidP="00225DD1">
      <w:pPr>
        <w:spacing w:after="0" w:line="240" w:lineRule="auto"/>
      </w:pPr>
    </w:p>
    <w:p w14:paraId="4E3AE731" w14:textId="77777777" w:rsidR="008A4E1F" w:rsidRDefault="008A4E1F" w:rsidP="00225DD1">
      <w:pPr>
        <w:spacing w:after="0" w:line="240" w:lineRule="auto"/>
      </w:pPr>
    </w:p>
    <w:p w14:paraId="425DE915" w14:textId="77777777" w:rsidR="00BF57B7" w:rsidRDefault="00BF57B7">
      <w:r>
        <w:br w:type="page"/>
      </w:r>
    </w:p>
    <w:p w14:paraId="1C312B9E" w14:textId="595238E7" w:rsidR="00225DD1" w:rsidRPr="00B32CBA" w:rsidRDefault="007A1E3A" w:rsidP="00225DD1">
      <w:pPr>
        <w:spacing w:after="0" w:line="240" w:lineRule="auto"/>
      </w:pPr>
      <w:r>
        <w:lastRenderedPageBreak/>
        <w:t xml:space="preserve">Table </w:t>
      </w:r>
      <w:r w:rsidR="00911ABC">
        <w:t>3</w:t>
      </w:r>
      <w:r>
        <w:t xml:space="preserve">. Demographics and clinical characteristics of patients with and without prior splenectomy hospitalized for PE. </w:t>
      </w:r>
    </w:p>
    <w:tbl>
      <w:tblPr>
        <w:tblStyle w:val="PlainTable4"/>
        <w:tblW w:w="10454" w:type="dxa"/>
        <w:tblInd w:w="-360" w:type="dxa"/>
        <w:tblLook w:val="04A0" w:firstRow="1" w:lastRow="0" w:firstColumn="1" w:lastColumn="0" w:noHBand="0" w:noVBand="1"/>
      </w:tblPr>
      <w:tblGrid>
        <w:gridCol w:w="5760"/>
        <w:gridCol w:w="1980"/>
        <w:gridCol w:w="1890"/>
        <w:gridCol w:w="824"/>
      </w:tblGrid>
      <w:tr w:rsidR="00225DD1" w:rsidRPr="00B32CBA" w14:paraId="65F89843" w14:textId="77777777" w:rsidTr="006A46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54" w:type="dxa"/>
            <w:gridSpan w:val="4"/>
            <w:hideMark/>
          </w:tcPr>
          <w:p w14:paraId="25631A67" w14:textId="76F90DAD" w:rsidR="00225DD1" w:rsidRPr="00B32CBA" w:rsidRDefault="00225DD1" w:rsidP="00225DD1"/>
        </w:tc>
      </w:tr>
      <w:tr w:rsidR="00225DD1" w:rsidRPr="00B32CBA" w14:paraId="6475BBCC"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0CF6410C" w14:textId="77777777" w:rsidR="00225DD1" w:rsidRPr="00B32CBA" w:rsidRDefault="00225DD1" w:rsidP="00225DD1">
            <w:r w:rsidRPr="00B32CBA">
              <w:t> </w:t>
            </w:r>
          </w:p>
        </w:tc>
        <w:tc>
          <w:tcPr>
            <w:tcW w:w="1980" w:type="dxa"/>
            <w:hideMark/>
          </w:tcPr>
          <w:p w14:paraId="5E2A22C1" w14:textId="1AAF810E"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rPr>
                <w:b/>
                <w:bCs/>
              </w:rPr>
            </w:pPr>
            <w:r w:rsidRPr="00B32CBA">
              <w:rPr>
                <w:b/>
                <w:bCs/>
              </w:rPr>
              <w:t>No Splenectomy</w:t>
            </w:r>
          </w:p>
        </w:tc>
        <w:tc>
          <w:tcPr>
            <w:tcW w:w="1890" w:type="dxa"/>
            <w:hideMark/>
          </w:tcPr>
          <w:p w14:paraId="11842533" w14:textId="59F6AD75"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rPr>
                <w:b/>
                <w:bCs/>
              </w:rPr>
            </w:pPr>
            <w:r w:rsidRPr="00B32CBA">
              <w:rPr>
                <w:b/>
                <w:bCs/>
              </w:rPr>
              <w:t>Splenectomy</w:t>
            </w:r>
          </w:p>
        </w:tc>
        <w:tc>
          <w:tcPr>
            <w:tcW w:w="824" w:type="dxa"/>
            <w:hideMark/>
          </w:tcPr>
          <w:p w14:paraId="1593DC43" w14:textId="67694442"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rPr>
                <w:b/>
                <w:bCs/>
              </w:rPr>
            </w:pPr>
            <w:r w:rsidRPr="00B32CBA">
              <w:rPr>
                <w:b/>
                <w:bCs/>
              </w:rPr>
              <w:t>p-value</w:t>
            </w:r>
          </w:p>
        </w:tc>
      </w:tr>
      <w:tr w:rsidR="00225DD1" w:rsidRPr="00B32CBA" w14:paraId="23EC610A"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13B26990" w14:textId="445CD669" w:rsidR="00225DD1" w:rsidRPr="00B32CBA" w:rsidRDefault="007A1E3A" w:rsidP="00225DD1">
            <w:pPr>
              <w:rPr>
                <w:b w:val="0"/>
                <w:bCs w:val="0"/>
              </w:rPr>
            </w:pPr>
            <w:r w:rsidRPr="007A1E3A">
              <w:rPr>
                <w:b w:val="0"/>
                <w:bCs w:val="0"/>
              </w:rPr>
              <w:t>N</w:t>
            </w:r>
          </w:p>
        </w:tc>
        <w:tc>
          <w:tcPr>
            <w:tcW w:w="1980" w:type="dxa"/>
            <w:hideMark/>
          </w:tcPr>
          <w:p w14:paraId="3E8874BB" w14:textId="4C6C8140"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100</w:t>
            </w:r>
          </w:p>
        </w:tc>
        <w:tc>
          <w:tcPr>
            <w:tcW w:w="1890" w:type="dxa"/>
            <w:hideMark/>
          </w:tcPr>
          <w:p w14:paraId="13F30559" w14:textId="79A755F4"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40</w:t>
            </w:r>
          </w:p>
        </w:tc>
        <w:tc>
          <w:tcPr>
            <w:tcW w:w="824" w:type="dxa"/>
            <w:hideMark/>
          </w:tcPr>
          <w:p w14:paraId="6D20F1E2" w14:textId="7A42F908" w:rsidR="00225DD1" w:rsidRPr="00B32CBA" w:rsidRDefault="007A1E3A" w:rsidP="007A1E3A">
            <w:pPr>
              <w:jc w:val="center"/>
              <w:cnfStyle w:val="000000000000" w:firstRow="0" w:lastRow="0" w:firstColumn="0" w:lastColumn="0" w:oddVBand="0" w:evenVBand="0" w:oddHBand="0" w:evenHBand="0" w:firstRowFirstColumn="0" w:firstRowLastColumn="0" w:lastRowFirstColumn="0" w:lastRowLastColumn="0"/>
            </w:pPr>
            <w:r>
              <w:t>-</w:t>
            </w:r>
          </w:p>
        </w:tc>
      </w:tr>
      <w:tr w:rsidR="00225DD1" w:rsidRPr="00B32CBA" w14:paraId="499474C5"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3E5392E0" w14:textId="308866B2" w:rsidR="00225DD1" w:rsidRPr="00B32CBA" w:rsidRDefault="00225DD1" w:rsidP="00225DD1">
            <w:pPr>
              <w:rPr>
                <w:b w:val="0"/>
                <w:bCs w:val="0"/>
              </w:rPr>
            </w:pPr>
            <w:r w:rsidRPr="00B32CBA">
              <w:rPr>
                <w:b w:val="0"/>
                <w:bCs w:val="0"/>
              </w:rPr>
              <w:t>Age </w:t>
            </w:r>
            <w:r w:rsidR="006A464E">
              <w:rPr>
                <w:b w:val="0"/>
                <w:bCs w:val="0"/>
              </w:rPr>
              <w:t xml:space="preserve">in years </w:t>
            </w:r>
            <w:r w:rsidR="007A1E3A" w:rsidRPr="007A1E3A">
              <w:rPr>
                <w:b w:val="0"/>
                <w:bCs w:val="0"/>
              </w:rPr>
              <w:t>at index PE</w:t>
            </w:r>
            <w:r w:rsidR="006A464E">
              <w:rPr>
                <w:b w:val="0"/>
                <w:bCs w:val="0"/>
              </w:rPr>
              <w:t>, median (IQR)</w:t>
            </w:r>
          </w:p>
        </w:tc>
        <w:tc>
          <w:tcPr>
            <w:tcW w:w="1980" w:type="dxa"/>
            <w:hideMark/>
          </w:tcPr>
          <w:p w14:paraId="273677D7" w14:textId="41252103" w:rsidR="00225DD1" w:rsidRPr="00B32CBA" w:rsidRDefault="00911ABC" w:rsidP="007A1E3A">
            <w:pPr>
              <w:jc w:val="center"/>
              <w:cnfStyle w:val="000000100000" w:firstRow="0" w:lastRow="0" w:firstColumn="0" w:lastColumn="0" w:oddVBand="0" w:evenVBand="0" w:oddHBand="1" w:evenHBand="0" w:firstRowFirstColumn="0" w:firstRowLastColumn="0" w:lastRowFirstColumn="0" w:lastRowLastColumn="0"/>
            </w:pPr>
            <w:r>
              <w:t xml:space="preserve"> 61 (52</w:t>
            </w:r>
            <w:r w:rsidR="006A464E">
              <w:t>-</w:t>
            </w:r>
            <w:r>
              <w:t>73)</w:t>
            </w:r>
          </w:p>
        </w:tc>
        <w:tc>
          <w:tcPr>
            <w:tcW w:w="1890" w:type="dxa"/>
            <w:hideMark/>
          </w:tcPr>
          <w:p w14:paraId="6FA02C20" w14:textId="3CEE7FBF" w:rsidR="00225DD1" w:rsidRPr="00B32CBA" w:rsidRDefault="00911ABC" w:rsidP="007A1E3A">
            <w:pPr>
              <w:jc w:val="center"/>
              <w:cnfStyle w:val="000000100000" w:firstRow="0" w:lastRow="0" w:firstColumn="0" w:lastColumn="0" w:oddVBand="0" w:evenVBand="0" w:oddHBand="1" w:evenHBand="0" w:firstRowFirstColumn="0" w:firstRowLastColumn="0" w:lastRowFirstColumn="0" w:lastRowLastColumn="0"/>
            </w:pPr>
            <w:r>
              <w:t xml:space="preserve"> 56 (41</w:t>
            </w:r>
            <w:r w:rsidR="006A464E">
              <w:t>-</w:t>
            </w:r>
            <w:r>
              <w:t>66)</w:t>
            </w:r>
          </w:p>
        </w:tc>
        <w:tc>
          <w:tcPr>
            <w:tcW w:w="824" w:type="dxa"/>
            <w:hideMark/>
          </w:tcPr>
          <w:p w14:paraId="6EC9AA3A" w14:textId="16AB1FCF"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0.0</w:t>
            </w:r>
            <w:r w:rsidR="00911ABC">
              <w:t>13</w:t>
            </w:r>
          </w:p>
        </w:tc>
      </w:tr>
      <w:tr w:rsidR="00225DD1" w:rsidRPr="00B32CBA" w14:paraId="4EA4264E"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5F509397" w14:textId="09BB60E9" w:rsidR="00225DD1" w:rsidRPr="00B32CBA" w:rsidRDefault="006A464E" w:rsidP="00225DD1">
            <w:pPr>
              <w:rPr>
                <w:b w:val="0"/>
                <w:bCs w:val="0"/>
              </w:rPr>
            </w:pPr>
            <w:r>
              <w:rPr>
                <w:b w:val="0"/>
                <w:bCs w:val="0"/>
              </w:rPr>
              <w:t>Female (%)</w:t>
            </w:r>
          </w:p>
        </w:tc>
        <w:tc>
          <w:tcPr>
            <w:tcW w:w="1980" w:type="dxa"/>
            <w:hideMark/>
          </w:tcPr>
          <w:p w14:paraId="313AE285" w14:textId="63E10E14" w:rsidR="00225DD1" w:rsidRPr="00B32CBA" w:rsidRDefault="006A464E" w:rsidP="007A1E3A">
            <w:pPr>
              <w:jc w:val="center"/>
              <w:cnfStyle w:val="000000000000" w:firstRow="0" w:lastRow="0" w:firstColumn="0" w:lastColumn="0" w:oddVBand="0" w:evenVBand="0" w:oddHBand="0" w:evenHBand="0" w:firstRowFirstColumn="0" w:firstRowLastColumn="0" w:lastRowFirstColumn="0" w:lastRowLastColumn="0"/>
            </w:pPr>
            <w:r>
              <w:t>52</w:t>
            </w:r>
          </w:p>
        </w:tc>
        <w:tc>
          <w:tcPr>
            <w:tcW w:w="1890" w:type="dxa"/>
            <w:hideMark/>
          </w:tcPr>
          <w:p w14:paraId="3B10D9EA" w14:textId="0C81D88F" w:rsidR="00225DD1" w:rsidRPr="00B32CBA" w:rsidRDefault="006A464E" w:rsidP="007A1E3A">
            <w:pPr>
              <w:jc w:val="center"/>
              <w:cnfStyle w:val="000000000000" w:firstRow="0" w:lastRow="0" w:firstColumn="0" w:lastColumn="0" w:oddVBand="0" w:evenVBand="0" w:oddHBand="0" w:evenHBand="0" w:firstRowFirstColumn="0" w:firstRowLastColumn="0" w:lastRowFirstColumn="0" w:lastRowLastColumn="0"/>
            </w:pPr>
            <w:r>
              <w:t>65</w:t>
            </w:r>
          </w:p>
        </w:tc>
        <w:tc>
          <w:tcPr>
            <w:tcW w:w="824" w:type="dxa"/>
            <w:hideMark/>
          </w:tcPr>
          <w:p w14:paraId="1084B86F" w14:textId="64B30014"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0.16</w:t>
            </w:r>
          </w:p>
        </w:tc>
      </w:tr>
      <w:tr w:rsidR="00225DD1" w:rsidRPr="00B32CBA" w14:paraId="2360C526"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0A5E7015" w14:textId="3ED52210" w:rsidR="00225DD1" w:rsidRPr="00B32CBA" w:rsidRDefault="006A464E" w:rsidP="00225DD1">
            <w:pPr>
              <w:rPr>
                <w:b w:val="0"/>
                <w:bCs w:val="0"/>
              </w:rPr>
            </w:pPr>
            <w:r>
              <w:rPr>
                <w:b w:val="0"/>
                <w:bCs w:val="0"/>
              </w:rPr>
              <w:t>Caucasian (%)</w:t>
            </w:r>
            <w:r w:rsidR="00225DD1" w:rsidRPr="00B32CBA">
              <w:rPr>
                <w:b w:val="0"/>
                <w:bCs w:val="0"/>
              </w:rPr>
              <w:t> </w:t>
            </w:r>
          </w:p>
        </w:tc>
        <w:tc>
          <w:tcPr>
            <w:tcW w:w="1980" w:type="dxa"/>
            <w:hideMark/>
          </w:tcPr>
          <w:p w14:paraId="63FE7EC3" w14:textId="7EE8B559"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93</w:t>
            </w:r>
          </w:p>
        </w:tc>
        <w:tc>
          <w:tcPr>
            <w:tcW w:w="1890" w:type="dxa"/>
            <w:hideMark/>
          </w:tcPr>
          <w:p w14:paraId="3551F454" w14:textId="093F86BA"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100</w:t>
            </w:r>
          </w:p>
        </w:tc>
        <w:tc>
          <w:tcPr>
            <w:tcW w:w="824" w:type="dxa"/>
            <w:hideMark/>
          </w:tcPr>
          <w:p w14:paraId="24170D2A" w14:textId="64E712A3"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0.086</w:t>
            </w:r>
          </w:p>
        </w:tc>
      </w:tr>
      <w:tr w:rsidR="00225DD1" w:rsidRPr="00B32CBA" w14:paraId="621CE64D"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527801D2" w14:textId="63A0BE50" w:rsidR="00225DD1" w:rsidRPr="00B32CBA" w:rsidRDefault="00225DD1" w:rsidP="00225DD1">
            <w:pPr>
              <w:rPr>
                <w:b w:val="0"/>
                <w:bCs w:val="0"/>
              </w:rPr>
            </w:pPr>
            <w:r w:rsidRPr="00B32CBA">
              <w:rPr>
                <w:b w:val="0"/>
                <w:bCs w:val="0"/>
              </w:rPr>
              <w:t>Body Mass Index (BMI)</w:t>
            </w:r>
            <w:r w:rsidR="006A464E">
              <w:rPr>
                <w:b w:val="0"/>
                <w:bCs w:val="0"/>
              </w:rPr>
              <w:t>, median (IQR)</w:t>
            </w:r>
          </w:p>
        </w:tc>
        <w:tc>
          <w:tcPr>
            <w:tcW w:w="1980" w:type="dxa"/>
            <w:hideMark/>
          </w:tcPr>
          <w:p w14:paraId="60EAA5E9" w14:textId="39B316D3"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31.1 (26.3</w:t>
            </w:r>
            <w:r w:rsidR="006A464E">
              <w:t>-</w:t>
            </w:r>
            <w:r w:rsidRPr="00B32CBA">
              <w:t>36.5)</w:t>
            </w:r>
          </w:p>
        </w:tc>
        <w:tc>
          <w:tcPr>
            <w:tcW w:w="1890" w:type="dxa"/>
            <w:hideMark/>
          </w:tcPr>
          <w:p w14:paraId="24EBC692" w14:textId="7FAD1713"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28.8 (25.3</w:t>
            </w:r>
            <w:r w:rsidR="006A464E">
              <w:t>-</w:t>
            </w:r>
            <w:r w:rsidRPr="00B32CBA">
              <w:t>37.7)</w:t>
            </w:r>
          </w:p>
        </w:tc>
        <w:tc>
          <w:tcPr>
            <w:tcW w:w="824" w:type="dxa"/>
            <w:hideMark/>
          </w:tcPr>
          <w:p w14:paraId="042D8A3D" w14:textId="7DE904EF"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0.64</w:t>
            </w:r>
          </w:p>
        </w:tc>
      </w:tr>
      <w:tr w:rsidR="00225DD1" w:rsidRPr="00B32CBA" w14:paraId="123D5720"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09BC1542" w14:textId="45446E24" w:rsidR="00225DD1" w:rsidRPr="00B32CBA" w:rsidRDefault="006A464E" w:rsidP="00225DD1">
            <w:pPr>
              <w:rPr>
                <w:b w:val="0"/>
                <w:bCs w:val="0"/>
              </w:rPr>
            </w:pPr>
            <w:r>
              <w:rPr>
                <w:b w:val="0"/>
                <w:bCs w:val="0"/>
              </w:rPr>
              <w:t>Time from s</w:t>
            </w:r>
            <w:r w:rsidR="00225DD1" w:rsidRPr="00B32CBA">
              <w:rPr>
                <w:b w:val="0"/>
                <w:bCs w:val="0"/>
              </w:rPr>
              <w:t xml:space="preserve">plenectomy </w:t>
            </w:r>
            <w:r>
              <w:rPr>
                <w:b w:val="0"/>
                <w:bCs w:val="0"/>
              </w:rPr>
              <w:t xml:space="preserve">to </w:t>
            </w:r>
            <w:r w:rsidR="00225DD1" w:rsidRPr="00B32CBA">
              <w:rPr>
                <w:b w:val="0"/>
                <w:bCs w:val="0"/>
              </w:rPr>
              <w:t>PE</w:t>
            </w:r>
            <w:r>
              <w:rPr>
                <w:b w:val="0"/>
                <w:bCs w:val="0"/>
              </w:rPr>
              <w:t xml:space="preserve"> in years, median (IQR)</w:t>
            </w:r>
            <w:r w:rsidR="00225DD1" w:rsidRPr="00B32CBA">
              <w:rPr>
                <w:b w:val="0"/>
                <w:bCs w:val="0"/>
              </w:rPr>
              <w:t> </w:t>
            </w:r>
          </w:p>
        </w:tc>
        <w:tc>
          <w:tcPr>
            <w:tcW w:w="1980" w:type="dxa"/>
            <w:hideMark/>
          </w:tcPr>
          <w:p w14:paraId="0F882D11" w14:textId="211DA902" w:rsidR="00225DD1" w:rsidRPr="00B32CBA" w:rsidRDefault="006409D0" w:rsidP="007A1E3A">
            <w:pPr>
              <w:jc w:val="center"/>
              <w:cnfStyle w:val="000000100000" w:firstRow="0" w:lastRow="0" w:firstColumn="0" w:lastColumn="0" w:oddVBand="0" w:evenVBand="0" w:oddHBand="1" w:evenHBand="0" w:firstRowFirstColumn="0" w:firstRowLastColumn="0" w:lastRowFirstColumn="0" w:lastRowLastColumn="0"/>
            </w:pPr>
            <w:r>
              <w:t>-</w:t>
            </w:r>
          </w:p>
        </w:tc>
        <w:tc>
          <w:tcPr>
            <w:tcW w:w="1890" w:type="dxa"/>
            <w:hideMark/>
          </w:tcPr>
          <w:p w14:paraId="76359F78" w14:textId="7EFD475B"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6.6 (0.2</w:t>
            </w:r>
            <w:r w:rsidR="006A464E">
              <w:t>-</w:t>
            </w:r>
            <w:r w:rsidRPr="00B32CBA">
              <w:t>19.1)</w:t>
            </w:r>
          </w:p>
        </w:tc>
        <w:tc>
          <w:tcPr>
            <w:tcW w:w="824" w:type="dxa"/>
            <w:hideMark/>
          </w:tcPr>
          <w:p w14:paraId="0233A493" w14:textId="09E987AC" w:rsidR="00225DD1" w:rsidRPr="00B32CBA" w:rsidRDefault="006409D0" w:rsidP="007A1E3A">
            <w:pPr>
              <w:jc w:val="center"/>
              <w:cnfStyle w:val="000000100000" w:firstRow="0" w:lastRow="0" w:firstColumn="0" w:lastColumn="0" w:oddVBand="0" w:evenVBand="0" w:oddHBand="1" w:evenHBand="0" w:firstRowFirstColumn="0" w:firstRowLastColumn="0" w:lastRowFirstColumn="0" w:lastRowLastColumn="0"/>
            </w:pPr>
            <w:r>
              <w:t>-</w:t>
            </w:r>
          </w:p>
        </w:tc>
      </w:tr>
      <w:tr w:rsidR="00225DD1" w:rsidRPr="00B32CBA" w14:paraId="146E2544"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56441130" w14:textId="77777777" w:rsidR="00225DD1" w:rsidRPr="00B32CBA" w:rsidRDefault="00225DD1" w:rsidP="00225DD1">
            <w:pPr>
              <w:rPr>
                <w:b w:val="0"/>
                <w:bCs w:val="0"/>
              </w:rPr>
            </w:pPr>
            <w:r w:rsidRPr="00B32CBA">
              <w:rPr>
                <w:b w:val="0"/>
                <w:bCs w:val="0"/>
              </w:rPr>
              <w:t>Admit Location </w:t>
            </w:r>
          </w:p>
        </w:tc>
        <w:tc>
          <w:tcPr>
            <w:tcW w:w="1980" w:type="dxa"/>
            <w:hideMark/>
          </w:tcPr>
          <w:p w14:paraId="0C542F83" w14:textId="089ECB57"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p>
        </w:tc>
        <w:tc>
          <w:tcPr>
            <w:tcW w:w="1890" w:type="dxa"/>
            <w:hideMark/>
          </w:tcPr>
          <w:p w14:paraId="14AF7C99" w14:textId="4EEB75C9"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p>
        </w:tc>
        <w:tc>
          <w:tcPr>
            <w:tcW w:w="824" w:type="dxa"/>
            <w:hideMark/>
          </w:tcPr>
          <w:p w14:paraId="2B4BC26A" w14:textId="3A128E2A"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0.54</w:t>
            </w:r>
          </w:p>
        </w:tc>
      </w:tr>
      <w:tr w:rsidR="00225DD1" w:rsidRPr="00B32CBA" w14:paraId="45B80ABB"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6098637D" w14:textId="302D21B6" w:rsidR="00225DD1" w:rsidRPr="00B32CBA" w:rsidRDefault="00225DD1" w:rsidP="00225DD1">
            <w:pPr>
              <w:rPr>
                <w:b w:val="0"/>
                <w:bCs w:val="0"/>
              </w:rPr>
            </w:pPr>
            <w:r w:rsidRPr="00B32CBA">
              <w:rPr>
                <w:b w:val="0"/>
                <w:bCs w:val="0"/>
              </w:rPr>
              <w:t>   ICU</w:t>
            </w:r>
            <w:r w:rsidR="006A464E">
              <w:rPr>
                <w:b w:val="0"/>
                <w:bCs w:val="0"/>
              </w:rPr>
              <w:t xml:space="preserve"> (%)</w:t>
            </w:r>
          </w:p>
        </w:tc>
        <w:tc>
          <w:tcPr>
            <w:tcW w:w="1980" w:type="dxa"/>
            <w:hideMark/>
          </w:tcPr>
          <w:p w14:paraId="512D9EAE" w14:textId="652055F3"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19</w:t>
            </w:r>
          </w:p>
        </w:tc>
        <w:tc>
          <w:tcPr>
            <w:tcW w:w="1890" w:type="dxa"/>
            <w:hideMark/>
          </w:tcPr>
          <w:p w14:paraId="5E2D651B" w14:textId="5D09FD23"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12</w:t>
            </w:r>
          </w:p>
        </w:tc>
        <w:tc>
          <w:tcPr>
            <w:tcW w:w="824" w:type="dxa"/>
            <w:hideMark/>
          </w:tcPr>
          <w:p w14:paraId="0E8CAC3B" w14:textId="25DA63D9"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p>
        </w:tc>
      </w:tr>
      <w:tr w:rsidR="00225DD1" w:rsidRPr="00B32CBA" w14:paraId="558ACAF0"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408083B9" w14:textId="4EDE9EAA" w:rsidR="00225DD1" w:rsidRPr="00B32CBA" w:rsidRDefault="00225DD1" w:rsidP="00225DD1">
            <w:pPr>
              <w:rPr>
                <w:b w:val="0"/>
                <w:bCs w:val="0"/>
              </w:rPr>
            </w:pPr>
            <w:r w:rsidRPr="00B32CBA">
              <w:rPr>
                <w:b w:val="0"/>
                <w:bCs w:val="0"/>
              </w:rPr>
              <w:t>   Rehab </w:t>
            </w:r>
            <w:r w:rsidR="006A464E">
              <w:rPr>
                <w:b w:val="0"/>
                <w:bCs w:val="0"/>
              </w:rPr>
              <w:t>(%)</w:t>
            </w:r>
          </w:p>
        </w:tc>
        <w:tc>
          <w:tcPr>
            <w:tcW w:w="1980" w:type="dxa"/>
            <w:hideMark/>
          </w:tcPr>
          <w:p w14:paraId="1D4A173E" w14:textId="248E36F4"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1</w:t>
            </w:r>
          </w:p>
        </w:tc>
        <w:tc>
          <w:tcPr>
            <w:tcW w:w="1890" w:type="dxa"/>
            <w:hideMark/>
          </w:tcPr>
          <w:p w14:paraId="3E6A607E" w14:textId="23AB89FF"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2</w:t>
            </w:r>
          </w:p>
        </w:tc>
        <w:tc>
          <w:tcPr>
            <w:tcW w:w="824" w:type="dxa"/>
            <w:hideMark/>
          </w:tcPr>
          <w:p w14:paraId="120499BE" w14:textId="44E71896"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p>
        </w:tc>
      </w:tr>
      <w:tr w:rsidR="00225DD1" w:rsidRPr="00B32CBA" w14:paraId="1C4006B8"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48984CE0" w14:textId="62DBBC25" w:rsidR="00225DD1" w:rsidRPr="00B32CBA" w:rsidRDefault="00225DD1" w:rsidP="00225DD1">
            <w:pPr>
              <w:rPr>
                <w:b w:val="0"/>
                <w:bCs w:val="0"/>
              </w:rPr>
            </w:pPr>
            <w:r w:rsidRPr="00B32CBA">
              <w:rPr>
                <w:b w:val="0"/>
                <w:bCs w:val="0"/>
              </w:rPr>
              <w:t>   Ward </w:t>
            </w:r>
            <w:r w:rsidR="006A464E">
              <w:rPr>
                <w:b w:val="0"/>
                <w:bCs w:val="0"/>
              </w:rPr>
              <w:t>(%)</w:t>
            </w:r>
          </w:p>
        </w:tc>
        <w:tc>
          <w:tcPr>
            <w:tcW w:w="1980" w:type="dxa"/>
            <w:hideMark/>
          </w:tcPr>
          <w:p w14:paraId="15CA189A" w14:textId="7EDEE2CA"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80</w:t>
            </w:r>
          </w:p>
        </w:tc>
        <w:tc>
          <w:tcPr>
            <w:tcW w:w="1890" w:type="dxa"/>
            <w:hideMark/>
          </w:tcPr>
          <w:p w14:paraId="051E7CA7" w14:textId="0C39A1D7"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85</w:t>
            </w:r>
          </w:p>
        </w:tc>
        <w:tc>
          <w:tcPr>
            <w:tcW w:w="824" w:type="dxa"/>
            <w:hideMark/>
          </w:tcPr>
          <w:p w14:paraId="7DA0C8B0" w14:textId="149FEA16"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p>
        </w:tc>
      </w:tr>
      <w:tr w:rsidR="00225DD1" w:rsidRPr="00B32CBA" w14:paraId="577EF71C"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5F4E8135" w14:textId="3440D589" w:rsidR="00225DD1" w:rsidRPr="00B32CBA" w:rsidRDefault="00225DD1" w:rsidP="00225DD1">
            <w:pPr>
              <w:rPr>
                <w:b w:val="0"/>
                <w:bCs w:val="0"/>
              </w:rPr>
            </w:pPr>
            <w:r w:rsidRPr="00B32CBA">
              <w:rPr>
                <w:b w:val="0"/>
                <w:bCs w:val="0"/>
              </w:rPr>
              <w:t>Hospital length of stay </w:t>
            </w:r>
            <w:r w:rsidR="006A464E">
              <w:rPr>
                <w:b w:val="0"/>
                <w:bCs w:val="0"/>
              </w:rPr>
              <w:t>in days, median (IQR)</w:t>
            </w:r>
          </w:p>
        </w:tc>
        <w:tc>
          <w:tcPr>
            <w:tcW w:w="1980" w:type="dxa"/>
            <w:hideMark/>
          </w:tcPr>
          <w:p w14:paraId="61BFA937" w14:textId="3809A0E8"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4 (3</w:t>
            </w:r>
            <w:r w:rsidR="006A464E">
              <w:t>-</w:t>
            </w:r>
            <w:r w:rsidRPr="00B32CBA">
              <w:t>6)</w:t>
            </w:r>
          </w:p>
        </w:tc>
        <w:tc>
          <w:tcPr>
            <w:tcW w:w="1890" w:type="dxa"/>
            <w:hideMark/>
          </w:tcPr>
          <w:p w14:paraId="10CB9074" w14:textId="07E51869"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4 (2</w:t>
            </w:r>
            <w:r w:rsidR="006A464E">
              <w:t>-</w:t>
            </w:r>
            <w:r w:rsidRPr="00B32CBA">
              <w:t>7)</w:t>
            </w:r>
          </w:p>
        </w:tc>
        <w:tc>
          <w:tcPr>
            <w:tcW w:w="824" w:type="dxa"/>
            <w:hideMark/>
          </w:tcPr>
          <w:p w14:paraId="6C717413" w14:textId="53E73146" w:rsidR="00225DD1" w:rsidRPr="00B32CBA" w:rsidRDefault="00225DD1" w:rsidP="007A1E3A">
            <w:pPr>
              <w:jc w:val="center"/>
              <w:cnfStyle w:val="000000000000" w:firstRow="0" w:lastRow="0" w:firstColumn="0" w:lastColumn="0" w:oddVBand="0" w:evenVBand="0" w:oddHBand="0" w:evenHBand="0" w:firstRowFirstColumn="0" w:firstRowLastColumn="0" w:lastRowFirstColumn="0" w:lastRowLastColumn="0"/>
            </w:pPr>
            <w:r w:rsidRPr="00B32CBA">
              <w:t>0.74</w:t>
            </w:r>
          </w:p>
        </w:tc>
      </w:tr>
      <w:tr w:rsidR="00225DD1" w:rsidRPr="00B32CBA" w14:paraId="69D209DA"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60" w:type="dxa"/>
            <w:hideMark/>
          </w:tcPr>
          <w:p w14:paraId="3CDAD0E7" w14:textId="60BD59AF" w:rsidR="00225DD1" w:rsidRPr="00B32CBA" w:rsidRDefault="00225DD1" w:rsidP="00225DD1">
            <w:pPr>
              <w:rPr>
                <w:b w:val="0"/>
                <w:bCs w:val="0"/>
              </w:rPr>
            </w:pPr>
            <w:r w:rsidRPr="00B32CBA">
              <w:rPr>
                <w:b w:val="0"/>
                <w:bCs w:val="0"/>
              </w:rPr>
              <w:t>ICU length of stay </w:t>
            </w:r>
            <w:r w:rsidR="006A464E">
              <w:rPr>
                <w:b w:val="0"/>
                <w:bCs w:val="0"/>
              </w:rPr>
              <w:t>in days, median (IQR)</w:t>
            </w:r>
          </w:p>
        </w:tc>
        <w:tc>
          <w:tcPr>
            <w:tcW w:w="1980" w:type="dxa"/>
            <w:hideMark/>
          </w:tcPr>
          <w:p w14:paraId="318CFEB1" w14:textId="7060040D"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0 (0</w:t>
            </w:r>
            <w:r w:rsidR="006A464E">
              <w:t>-</w:t>
            </w:r>
            <w:r w:rsidRPr="00B32CBA">
              <w:t>0)</w:t>
            </w:r>
          </w:p>
        </w:tc>
        <w:tc>
          <w:tcPr>
            <w:tcW w:w="1890" w:type="dxa"/>
            <w:hideMark/>
          </w:tcPr>
          <w:p w14:paraId="09139ECD" w14:textId="3E3E0DBF"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0 (0</w:t>
            </w:r>
            <w:r w:rsidR="006A464E">
              <w:t>-</w:t>
            </w:r>
            <w:r w:rsidRPr="00B32CBA">
              <w:t>0)</w:t>
            </w:r>
          </w:p>
        </w:tc>
        <w:tc>
          <w:tcPr>
            <w:tcW w:w="824" w:type="dxa"/>
            <w:hideMark/>
          </w:tcPr>
          <w:p w14:paraId="50BFD16C" w14:textId="7CC2C4DB" w:rsidR="00225DD1" w:rsidRPr="00B32CBA" w:rsidRDefault="00225DD1" w:rsidP="007A1E3A">
            <w:pPr>
              <w:jc w:val="center"/>
              <w:cnfStyle w:val="000000100000" w:firstRow="0" w:lastRow="0" w:firstColumn="0" w:lastColumn="0" w:oddVBand="0" w:evenVBand="0" w:oddHBand="1" w:evenHBand="0" w:firstRowFirstColumn="0" w:firstRowLastColumn="0" w:lastRowFirstColumn="0" w:lastRowLastColumn="0"/>
            </w:pPr>
            <w:r w:rsidRPr="00B32CBA">
              <w:t>0.84</w:t>
            </w:r>
          </w:p>
        </w:tc>
      </w:tr>
    </w:tbl>
    <w:p w14:paraId="1E24FBEE" w14:textId="77777777" w:rsidR="00225DD1" w:rsidRPr="00B32CBA" w:rsidRDefault="00225DD1" w:rsidP="00225DD1">
      <w:pPr>
        <w:spacing w:after="0" w:line="240" w:lineRule="auto"/>
      </w:pPr>
      <w:r w:rsidRPr="00B32CBA">
        <w:t> </w:t>
      </w:r>
    </w:p>
    <w:p w14:paraId="1894B53E" w14:textId="77777777" w:rsidR="00BF57B7" w:rsidRDefault="00BF57B7">
      <w:r>
        <w:br w:type="page"/>
      </w:r>
    </w:p>
    <w:p w14:paraId="571E54CD" w14:textId="77777777" w:rsidR="00BF57B7" w:rsidRDefault="00BF57B7" w:rsidP="00225DD1">
      <w:pPr>
        <w:spacing w:after="0" w:line="240" w:lineRule="auto"/>
      </w:pPr>
    </w:p>
    <w:p w14:paraId="0BE19781" w14:textId="1BF9BEED" w:rsidR="00225DD1" w:rsidRDefault="006409D0" w:rsidP="00225DD1">
      <w:pPr>
        <w:spacing w:after="0" w:line="240" w:lineRule="auto"/>
      </w:pPr>
      <w:r>
        <w:t xml:space="preserve">Table </w:t>
      </w:r>
      <w:r w:rsidR="00911ABC">
        <w:t>4</w:t>
      </w:r>
      <w:r>
        <w:t xml:space="preserve">. Key clinical characteristics of PE presentation between the splenectomy and no splenectomy groups. </w:t>
      </w:r>
    </w:p>
    <w:p w14:paraId="29EAAE1A" w14:textId="77777777" w:rsidR="006409D0" w:rsidRPr="00B32CBA" w:rsidRDefault="006409D0" w:rsidP="00225DD1">
      <w:pPr>
        <w:spacing w:after="0" w:line="240" w:lineRule="auto"/>
      </w:pPr>
    </w:p>
    <w:tbl>
      <w:tblPr>
        <w:tblStyle w:val="PlainTable4"/>
        <w:tblW w:w="9960" w:type="dxa"/>
        <w:tblInd w:w="-630" w:type="dxa"/>
        <w:tblLook w:val="04A0" w:firstRow="1" w:lastRow="0" w:firstColumn="1" w:lastColumn="0" w:noHBand="0" w:noVBand="1"/>
      </w:tblPr>
      <w:tblGrid>
        <w:gridCol w:w="4950"/>
        <w:gridCol w:w="1890"/>
        <w:gridCol w:w="2250"/>
        <w:gridCol w:w="870"/>
      </w:tblGrid>
      <w:tr w:rsidR="00225DD1" w:rsidRPr="00B32CBA" w14:paraId="3103838D" w14:textId="77777777" w:rsidTr="006A46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0288A8E2" w14:textId="77777777" w:rsidR="00225DD1" w:rsidRPr="00B32CBA" w:rsidRDefault="00225DD1" w:rsidP="00225DD1">
            <w:r w:rsidRPr="00B32CBA">
              <w:t> </w:t>
            </w:r>
          </w:p>
        </w:tc>
        <w:tc>
          <w:tcPr>
            <w:tcW w:w="1890" w:type="dxa"/>
            <w:hideMark/>
          </w:tcPr>
          <w:p w14:paraId="4FC38DAA" w14:textId="3EA681E0" w:rsidR="00225DD1" w:rsidRPr="00B32CBA" w:rsidRDefault="00225DD1" w:rsidP="006409D0">
            <w:pPr>
              <w:jc w:val="center"/>
              <w:cnfStyle w:val="100000000000" w:firstRow="1" w:lastRow="0" w:firstColumn="0" w:lastColumn="0" w:oddVBand="0" w:evenVBand="0" w:oddHBand="0" w:evenHBand="0" w:firstRowFirstColumn="0" w:firstRowLastColumn="0" w:lastRowFirstColumn="0" w:lastRowLastColumn="0"/>
            </w:pPr>
            <w:r w:rsidRPr="00B32CBA">
              <w:t>No Splenectomy</w:t>
            </w:r>
          </w:p>
        </w:tc>
        <w:tc>
          <w:tcPr>
            <w:tcW w:w="2250" w:type="dxa"/>
            <w:hideMark/>
          </w:tcPr>
          <w:p w14:paraId="1C1E8901" w14:textId="14D13962" w:rsidR="00225DD1" w:rsidRPr="00B32CBA" w:rsidRDefault="00225DD1" w:rsidP="006409D0">
            <w:pPr>
              <w:jc w:val="center"/>
              <w:cnfStyle w:val="100000000000" w:firstRow="1" w:lastRow="0" w:firstColumn="0" w:lastColumn="0" w:oddVBand="0" w:evenVBand="0" w:oddHBand="0" w:evenHBand="0" w:firstRowFirstColumn="0" w:firstRowLastColumn="0" w:lastRowFirstColumn="0" w:lastRowLastColumn="0"/>
            </w:pPr>
            <w:r w:rsidRPr="00B32CBA">
              <w:t>Splenectomy</w:t>
            </w:r>
          </w:p>
        </w:tc>
        <w:tc>
          <w:tcPr>
            <w:tcW w:w="870" w:type="dxa"/>
            <w:hideMark/>
          </w:tcPr>
          <w:p w14:paraId="5A7AB877" w14:textId="39931142" w:rsidR="00225DD1" w:rsidRPr="00B32CBA" w:rsidRDefault="00225DD1" w:rsidP="006409D0">
            <w:pPr>
              <w:jc w:val="center"/>
              <w:cnfStyle w:val="100000000000" w:firstRow="1" w:lastRow="0" w:firstColumn="0" w:lastColumn="0" w:oddVBand="0" w:evenVBand="0" w:oddHBand="0" w:evenHBand="0" w:firstRowFirstColumn="0" w:firstRowLastColumn="0" w:lastRowFirstColumn="0" w:lastRowLastColumn="0"/>
            </w:pPr>
            <w:r w:rsidRPr="00B32CBA">
              <w:t>p-value</w:t>
            </w:r>
          </w:p>
        </w:tc>
      </w:tr>
      <w:tr w:rsidR="00225DD1" w:rsidRPr="00B32CBA" w14:paraId="46D3C3D9"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6EDA7549" w14:textId="1713FFFB" w:rsidR="00225DD1" w:rsidRPr="00B32CBA" w:rsidRDefault="006409D0" w:rsidP="00225DD1">
            <w:pPr>
              <w:rPr>
                <w:b w:val="0"/>
                <w:bCs w:val="0"/>
              </w:rPr>
            </w:pPr>
            <w:r w:rsidRPr="006409D0">
              <w:rPr>
                <w:b w:val="0"/>
                <w:bCs w:val="0"/>
              </w:rPr>
              <w:t>N</w:t>
            </w:r>
          </w:p>
        </w:tc>
        <w:tc>
          <w:tcPr>
            <w:tcW w:w="1890" w:type="dxa"/>
            <w:hideMark/>
          </w:tcPr>
          <w:p w14:paraId="4DD27325" w14:textId="5A09F4B4"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100</w:t>
            </w:r>
          </w:p>
        </w:tc>
        <w:tc>
          <w:tcPr>
            <w:tcW w:w="2250" w:type="dxa"/>
            <w:hideMark/>
          </w:tcPr>
          <w:p w14:paraId="1D983593" w14:textId="4AFD9487"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40</w:t>
            </w:r>
          </w:p>
        </w:tc>
        <w:tc>
          <w:tcPr>
            <w:tcW w:w="870" w:type="dxa"/>
            <w:hideMark/>
          </w:tcPr>
          <w:p w14:paraId="734C07CA" w14:textId="7D37D189"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p>
        </w:tc>
      </w:tr>
      <w:tr w:rsidR="00225DD1" w:rsidRPr="00B32CBA" w14:paraId="4B4EA125"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450D3239" w14:textId="4A9DFA60" w:rsidR="00225DD1" w:rsidRPr="00B32CBA" w:rsidRDefault="00225DD1" w:rsidP="00225DD1">
            <w:pPr>
              <w:rPr>
                <w:b w:val="0"/>
                <w:bCs w:val="0"/>
              </w:rPr>
            </w:pPr>
            <w:r w:rsidRPr="00B32CBA">
              <w:rPr>
                <w:b w:val="0"/>
                <w:bCs w:val="0"/>
              </w:rPr>
              <w:t>PE severity index (PESI) </w:t>
            </w:r>
            <w:r w:rsidR="006A464E">
              <w:rPr>
                <w:b w:val="0"/>
                <w:bCs w:val="0"/>
              </w:rPr>
              <w:t>score, median (IQR)</w:t>
            </w:r>
          </w:p>
        </w:tc>
        <w:tc>
          <w:tcPr>
            <w:tcW w:w="1890" w:type="dxa"/>
            <w:hideMark/>
          </w:tcPr>
          <w:p w14:paraId="264C9F1B" w14:textId="22E26423"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97 (75</w:t>
            </w:r>
            <w:r w:rsidR="006A464E">
              <w:t>-1</w:t>
            </w:r>
            <w:r w:rsidRPr="00B32CBA">
              <w:t>20)</w:t>
            </w:r>
          </w:p>
        </w:tc>
        <w:tc>
          <w:tcPr>
            <w:tcW w:w="2250" w:type="dxa"/>
            <w:hideMark/>
          </w:tcPr>
          <w:p w14:paraId="6480A5F3" w14:textId="3DE8B9AC"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89 (66</w:t>
            </w:r>
            <w:r w:rsidR="006A464E">
              <w:t>-</w:t>
            </w:r>
            <w:r w:rsidRPr="00B32CBA">
              <w:t>111)</w:t>
            </w:r>
          </w:p>
        </w:tc>
        <w:tc>
          <w:tcPr>
            <w:tcW w:w="870" w:type="dxa"/>
            <w:hideMark/>
          </w:tcPr>
          <w:p w14:paraId="366B3EA2" w14:textId="00C45426"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0.097</w:t>
            </w:r>
          </w:p>
        </w:tc>
      </w:tr>
      <w:tr w:rsidR="00225DD1" w:rsidRPr="00B32CBA" w14:paraId="275AAB9C"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2288EF8B" w14:textId="70062FDD" w:rsidR="00225DD1" w:rsidRPr="00B32CBA" w:rsidRDefault="00225DD1" w:rsidP="00225DD1">
            <w:pPr>
              <w:rPr>
                <w:b w:val="0"/>
                <w:bCs w:val="0"/>
              </w:rPr>
            </w:pPr>
            <w:r w:rsidRPr="00B32CBA">
              <w:rPr>
                <w:b w:val="0"/>
                <w:bCs w:val="0"/>
              </w:rPr>
              <w:t xml:space="preserve">PA Enlargement </w:t>
            </w:r>
            <w:r w:rsidR="006A464E">
              <w:rPr>
                <w:b w:val="0"/>
                <w:bCs w:val="0"/>
              </w:rPr>
              <w:t>(%)</w:t>
            </w:r>
          </w:p>
        </w:tc>
        <w:tc>
          <w:tcPr>
            <w:tcW w:w="1890" w:type="dxa"/>
            <w:hideMark/>
          </w:tcPr>
          <w:p w14:paraId="7A5A7EEF" w14:textId="7A05ABF1"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71</w:t>
            </w:r>
          </w:p>
        </w:tc>
        <w:tc>
          <w:tcPr>
            <w:tcW w:w="2250" w:type="dxa"/>
            <w:hideMark/>
          </w:tcPr>
          <w:p w14:paraId="7CC4960D" w14:textId="559C4FE3"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68</w:t>
            </w:r>
          </w:p>
        </w:tc>
        <w:tc>
          <w:tcPr>
            <w:tcW w:w="870" w:type="dxa"/>
            <w:hideMark/>
          </w:tcPr>
          <w:p w14:paraId="1CBD5B0C" w14:textId="6DF752AE"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0.68</w:t>
            </w:r>
          </w:p>
        </w:tc>
      </w:tr>
      <w:tr w:rsidR="00225DD1" w:rsidRPr="00B32CBA" w14:paraId="7641077C"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7407169A" w14:textId="76DE578F" w:rsidR="00225DD1" w:rsidRPr="00B32CBA" w:rsidRDefault="00225DD1" w:rsidP="00225DD1">
            <w:pPr>
              <w:rPr>
                <w:b w:val="0"/>
                <w:bCs w:val="0"/>
              </w:rPr>
            </w:pPr>
            <w:r w:rsidRPr="00B32CBA">
              <w:rPr>
                <w:b w:val="0"/>
                <w:bCs w:val="0"/>
              </w:rPr>
              <w:t>RV</w:t>
            </w:r>
            <w:r w:rsidR="006A464E">
              <w:rPr>
                <w:b w:val="0"/>
                <w:bCs w:val="0"/>
              </w:rPr>
              <w:t>/</w:t>
            </w:r>
            <w:r w:rsidRPr="00B32CBA">
              <w:rPr>
                <w:b w:val="0"/>
                <w:bCs w:val="0"/>
              </w:rPr>
              <w:t>LV ratio</w:t>
            </w:r>
            <w:r w:rsidR="006A464E">
              <w:rPr>
                <w:b w:val="0"/>
                <w:bCs w:val="0"/>
              </w:rPr>
              <w:t>, median (IQR)</w:t>
            </w:r>
          </w:p>
        </w:tc>
        <w:tc>
          <w:tcPr>
            <w:tcW w:w="1890" w:type="dxa"/>
            <w:hideMark/>
          </w:tcPr>
          <w:p w14:paraId="4EFB112C" w14:textId="4F7B7F4F"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1.07 (0.88</w:t>
            </w:r>
            <w:r w:rsidR="006A464E">
              <w:t>-</w:t>
            </w:r>
            <w:r w:rsidRPr="00B32CBA">
              <w:t>1.31)</w:t>
            </w:r>
          </w:p>
        </w:tc>
        <w:tc>
          <w:tcPr>
            <w:tcW w:w="2250" w:type="dxa"/>
            <w:hideMark/>
          </w:tcPr>
          <w:p w14:paraId="10CEAF50" w14:textId="2424DD2B"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1.07 (0.94</w:t>
            </w:r>
            <w:r w:rsidR="006A464E">
              <w:t>-1</w:t>
            </w:r>
            <w:r w:rsidRPr="00B32CBA">
              <w:t>.35)</w:t>
            </w:r>
          </w:p>
        </w:tc>
        <w:tc>
          <w:tcPr>
            <w:tcW w:w="870" w:type="dxa"/>
            <w:hideMark/>
          </w:tcPr>
          <w:p w14:paraId="642839DF" w14:textId="5F4C94E3"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0.31</w:t>
            </w:r>
          </w:p>
        </w:tc>
      </w:tr>
      <w:tr w:rsidR="00225DD1" w:rsidRPr="00B32CBA" w14:paraId="33DEECCC"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37C91A55" w14:textId="70DF05C0" w:rsidR="00225DD1" w:rsidRPr="00B32CBA" w:rsidRDefault="00225DD1" w:rsidP="00225DD1">
            <w:pPr>
              <w:rPr>
                <w:b w:val="0"/>
                <w:bCs w:val="0"/>
              </w:rPr>
            </w:pPr>
            <w:r w:rsidRPr="00B32CBA">
              <w:rPr>
                <w:b w:val="0"/>
                <w:bCs w:val="0"/>
              </w:rPr>
              <w:t>RV</w:t>
            </w:r>
            <w:r w:rsidR="006A464E">
              <w:rPr>
                <w:b w:val="0"/>
                <w:bCs w:val="0"/>
              </w:rPr>
              <w:t>/</w:t>
            </w:r>
            <w:r w:rsidRPr="00B32CBA">
              <w:rPr>
                <w:b w:val="0"/>
                <w:bCs w:val="0"/>
              </w:rPr>
              <w:t xml:space="preserve">LV ratio </w:t>
            </w:r>
            <w:r w:rsidR="006A464E">
              <w:rPr>
                <w:b w:val="0"/>
                <w:bCs w:val="0"/>
              </w:rPr>
              <w:t>&gt; 1 (%)</w:t>
            </w:r>
            <w:r w:rsidRPr="00B32CBA">
              <w:rPr>
                <w:b w:val="0"/>
                <w:bCs w:val="0"/>
              </w:rPr>
              <w:t> </w:t>
            </w:r>
          </w:p>
        </w:tc>
        <w:tc>
          <w:tcPr>
            <w:tcW w:w="1890" w:type="dxa"/>
            <w:hideMark/>
          </w:tcPr>
          <w:p w14:paraId="3903F324" w14:textId="6D0B19F8"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55</w:t>
            </w:r>
          </w:p>
        </w:tc>
        <w:tc>
          <w:tcPr>
            <w:tcW w:w="2250" w:type="dxa"/>
            <w:hideMark/>
          </w:tcPr>
          <w:p w14:paraId="679371C2" w14:textId="6EC2D6C0"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70</w:t>
            </w:r>
          </w:p>
        </w:tc>
        <w:tc>
          <w:tcPr>
            <w:tcW w:w="870" w:type="dxa"/>
            <w:hideMark/>
          </w:tcPr>
          <w:p w14:paraId="1E801CD5" w14:textId="74FC4790"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0.10</w:t>
            </w:r>
          </w:p>
        </w:tc>
      </w:tr>
      <w:tr w:rsidR="00225DD1" w:rsidRPr="00B32CBA" w14:paraId="1864FA5F"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0A2F2AA6" w14:textId="2E23A004" w:rsidR="00225DD1" w:rsidRPr="00B32CBA" w:rsidRDefault="006A464E" w:rsidP="00225DD1">
            <w:pPr>
              <w:rPr>
                <w:b w:val="0"/>
                <w:bCs w:val="0"/>
              </w:rPr>
            </w:pPr>
            <w:r>
              <w:rPr>
                <w:b w:val="0"/>
                <w:bCs w:val="0"/>
              </w:rPr>
              <w:t>Highest t</w:t>
            </w:r>
            <w:r w:rsidR="00225DD1" w:rsidRPr="00B32CBA">
              <w:rPr>
                <w:b w:val="0"/>
                <w:bCs w:val="0"/>
              </w:rPr>
              <w:t>roponin</w:t>
            </w:r>
            <w:r>
              <w:rPr>
                <w:b w:val="0"/>
                <w:bCs w:val="0"/>
              </w:rPr>
              <w:t>, median (IQR)</w:t>
            </w:r>
            <w:r w:rsidR="00225DD1" w:rsidRPr="00B32CBA">
              <w:rPr>
                <w:b w:val="0"/>
                <w:bCs w:val="0"/>
              </w:rPr>
              <w:t> </w:t>
            </w:r>
          </w:p>
        </w:tc>
        <w:tc>
          <w:tcPr>
            <w:tcW w:w="1890" w:type="dxa"/>
            <w:hideMark/>
          </w:tcPr>
          <w:p w14:paraId="4E83E24B" w14:textId="511AA479"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0.01 (0.01</w:t>
            </w:r>
            <w:r w:rsidR="006A464E">
              <w:t>-</w:t>
            </w:r>
            <w:r w:rsidRPr="00B32CBA">
              <w:t>0.08)</w:t>
            </w:r>
          </w:p>
        </w:tc>
        <w:tc>
          <w:tcPr>
            <w:tcW w:w="2250" w:type="dxa"/>
            <w:hideMark/>
          </w:tcPr>
          <w:p w14:paraId="348D35BB" w14:textId="4778EB12"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0.01 (0.01</w:t>
            </w:r>
            <w:r w:rsidR="006A464E">
              <w:t>-</w:t>
            </w:r>
            <w:r w:rsidRPr="00B32CBA">
              <w:t>0.03)</w:t>
            </w:r>
          </w:p>
        </w:tc>
        <w:tc>
          <w:tcPr>
            <w:tcW w:w="870" w:type="dxa"/>
            <w:hideMark/>
          </w:tcPr>
          <w:p w14:paraId="285322A6" w14:textId="22FA15A7"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0.067</w:t>
            </w:r>
          </w:p>
        </w:tc>
      </w:tr>
      <w:tr w:rsidR="00225DD1" w:rsidRPr="00B32CBA" w14:paraId="68BD4955"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74E5CD99" w14:textId="34C9EE12" w:rsidR="00225DD1" w:rsidRPr="00B32CBA" w:rsidRDefault="006A464E" w:rsidP="00225DD1">
            <w:pPr>
              <w:rPr>
                <w:b w:val="0"/>
                <w:bCs w:val="0"/>
              </w:rPr>
            </w:pPr>
            <w:r>
              <w:rPr>
                <w:b w:val="0"/>
                <w:bCs w:val="0"/>
              </w:rPr>
              <w:t xml:space="preserve">Highest </w:t>
            </w:r>
            <w:r w:rsidR="00225DD1" w:rsidRPr="00B32CBA">
              <w:rPr>
                <w:b w:val="0"/>
                <w:bCs w:val="0"/>
              </w:rPr>
              <w:t>BNP</w:t>
            </w:r>
            <w:r>
              <w:rPr>
                <w:b w:val="0"/>
                <w:bCs w:val="0"/>
              </w:rPr>
              <w:t>, median (IQR)</w:t>
            </w:r>
            <w:r w:rsidR="00225DD1" w:rsidRPr="00B32CBA">
              <w:rPr>
                <w:b w:val="0"/>
                <w:bCs w:val="0"/>
              </w:rPr>
              <w:t> </w:t>
            </w:r>
          </w:p>
        </w:tc>
        <w:tc>
          <w:tcPr>
            <w:tcW w:w="1890" w:type="dxa"/>
            <w:hideMark/>
          </w:tcPr>
          <w:p w14:paraId="2F0D648A" w14:textId="5874AD47"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62 (18</w:t>
            </w:r>
            <w:r w:rsidR="006A464E">
              <w:t>-</w:t>
            </w:r>
            <w:r w:rsidRPr="00B32CBA">
              <w:t>306)</w:t>
            </w:r>
          </w:p>
        </w:tc>
        <w:tc>
          <w:tcPr>
            <w:tcW w:w="2250" w:type="dxa"/>
            <w:hideMark/>
          </w:tcPr>
          <w:p w14:paraId="2FD6C2A6" w14:textId="1D4D8B76"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49 (24</w:t>
            </w:r>
            <w:r w:rsidR="006A464E">
              <w:t>-</w:t>
            </w:r>
            <w:r w:rsidRPr="00B32CBA">
              <w:t>110)</w:t>
            </w:r>
          </w:p>
        </w:tc>
        <w:tc>
          <w:tcPr>
            <w:tcW w:w="870" w:type="dxa"/>
            <w:hideMark/>
          </w:tcPr>
          <w:p w14:paraId="5CF61CD7" w14:textId="3C244F98"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0.70</w:t>
            </w:r>
          </w:p>
        </w:tc>
      </w:tr>
      <w:tr w:rsidR="00225DD1" w:rsidRPr="00B32CBA" w14:paraId="573FBFD2"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40B32AEE" w14:textId="73C43A7A" w:rsidR="00225DD1" w:rsidRPr="00B32CBA" w:rsidRDefault="00C9119D" w:rsidP="00225DD1">
            <w:pPr>
              <w:rPr>
                <w:b w:val="0"/>
                <w:bCs w:val="0"/>
              </w:rPr>
            </w:pPr>
            <w:r>
              <w:rPr>
                <w:b w:val="0"/>
                <w:bCs w:val="0"/>
              </w:rPr>
              <w:t>Distal</w:t>
            </w:r>
            <w:r w:rsidR="00225DD1" w:rsidRPr="00B32CBA">
              <w:rPr>
                <w:b w:val="0"/>
                <w:bCs w:val="0"/>
              </w:rPr>
              <w:t xml:space="preserve"> PE </w:t>
            </w:r>
            <w:r w:rsidR="006A464E">
              <w:rPr>
                <w:b w:val="0"/>
                <w:bCs w:val="0"/>
              </w:rPr>
              <w:t>(%)</w:t>
            </w:r>
          </w:p>
        </w:tc>
        <w:tc>
          <w:tcPr>
            <w:tcW w:w="1890" w:type="dxa"/>
            <w:hideMark/>
          </w:tcPr>
          <w:p w14:paraId="3482B943" w14:textId="1A656068"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37</w:t>
            </w:r>
          </w:p>
        </w:tc>
        <w:tc>
          <w:tcPr>
            <w:tcW w:w="2250" w:type="dxa"/>
            <w:hideMark/>
          </w:tcPr>
          <w:p w14:paraId="160A2026" w14:textId="665507F8"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52</w:t>
            </w:r>
          </w:p>
        </w:tc>
        <w:tc>
          <w:tcPr>
            <w:tcW w:w="870" w:type="dxa"/>
            <w:hideMark/>
          </w:tcPr>
          <w:p w14:paraId="1D801F5C" w14:textId="700C92E1"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0.093</w:t>
            </w:r>
          </w:p>
        </w:tc>
      </w:tr>
      <w:tr w:rsidR="00225DD1" w:rsidRPr="00B32CBA" w14:paraId="003B4208"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43AECC5B" w14:textId="1DB96DE0" w:rsidR="00225DD1" w:rsidRPr="00B32CBA" w:rsidRDefault="00225DD1" w:rsidP="00225DD1">
            <w:pPr>
              <w:rPr>
                <w:b w:val="0"/>
                <w:bCs w:val="0"/>
              </w:rPr>
            </w:pPr>
            <w:r w:rsidRPr="00B32CBA">
              <w:rPr>
                <w:b w:val="0"/>
                <w:bCs w:val="0"/>
              </w:rPr>
              <w:t>Qanadli Score</w:t>
            </w:r>
            <w:r w:rsidR="006A464E">
              <w:rPr>
                <w:b w:val="0"/>
                <w:bCs w:val="0"/>
              </w:rPr>
              <w:t xml:space="preserve">, </w:t>
            </w:r>
            <w:r w:rsidRPr="00B32CBA">
              <w:rPr>
                <w:b w:val="0"/>
                <w:bCs w:val="0"/>
              </w:rPr>
              <w:t xml:space="preserve"> </w:t>
            </w:r>
            <w:r w:rsidR="007B35C2">
              <w:rPr>
                <w:b w:val="0"/>
                <w:bCs w:val="0"/>
              </w:rPr>
              <w:t>median</w:t>
            </w:r>
            <w:r w:rsidR="006A464E">
              <w:rPr>
                <w:b w:val="0"/>
                <w:bCs w:val="0"/>
              </w:rPr>
              <w:t xml:space="preserve"> (IQR)</w:t>
            </w:r>
            <w:r w:rsidRPr="00B32CBA">
              <w:rPr>
                <w:b w:val="0"/>
                <w:bCs w:val="0"/>
              </w:rPr>
              <w:t> </w:t>
            </w:r>
          </w:p>
        </w:tc>
        <w:tc>
          <w:tcPr>
            <w:tcW w:w="1890" w:type="dxa"/>
            <w:hideMark/>
          </w:tcPr>
          <w:p w14:paraId="23E29C92" w14:textId="379EBAE9"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0.22 (0.08</w:t>
            </w:r>
            <w:r w:rsidR="006A464E">
              <w:t>-</w:t>
            </w:r>
            <w:r w:rsidRPr="00B32CBA">
              <w:t>0.48)</w:t>
            </w:r>
          </w:p>
        </w:tc>
        <w:tc>
          <w:tcPr>
            <w:tcW w:w="2250" w:type="dxa"/>
            <w:hideMark/>
          </w:tcPr>
          <w:p w14:paraId="479D5AE4" w14:textId="320B15A9"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0.13 (0.06</w:t>
            </w:r>
            <w:r w:rsidR="006A464E">
              <w:t>-</w:t>
            </w:r>
            <w:r w:rsidRPr="00B32CBA">
              <w:t>0.34)</w:t>
            </w:r>
          </w:p>
        </w:tc>
        <w:tc>
          <w:tcPr>
            <w:tcW w:w="870" w:type="dxa"/>
            <w:hideMark/>
          </w:tcPr>
          <w:p w14:paraId="7AB4AC19" w14:textId="213A0B16"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0.32</w:t>
            </w:r>
          </w:p>
        </w:tc>
      </w:tr>
      <w:tr w:rsidR="00225DD1" w:rsidRPr="00B32CBA" w14:paraId="17BD3BB2"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7C60E5A0" w14:textId="199478E9" w:rsidR="00225DD1" w:rsidRPr="00B32CBA" w:rsidRDefault="00225DD1" w:rsidP="00225DD1">
            <w:pPr>
              <w:rPr>
                <w:b w:val="0"/>
                <w:bCs w:val="0"/>
              </w:rPr>
            </w:pPr>
            <w:r w:rsidRPr="00B32CBA">
              <w:rPr>
                <w:b w:val="0"/>
                <w:bCs w:val="0"/>
              </w:rPr>
              <w:t>Duration of Symptoms ≥ 2 weeks</w:t>
            </w:r>
            <w:r w:rsidR="006A464E">
              <w:rPr>
                <w:b w:val="0"/>
                <w:bCs w:val="0"/>
              </w:rPr>
              <w:t xml:space="preserve"> (%)</w:t>
            </w:r>
            <w:r w:rsidRPr="00B32CBA">
              <w:rPr>
                <w:b w:val="0"/>
                <w:bCs w:val="0"/>
              </w:rPr>
              <w:t> </w:t>
            </w:r>
          </w:p>
        </w:tc>
        <w:tc>
          <w:tcPr>
            <w:tcW w:w="1890" w:type="dxa"/>
            <w:hideMark/>
          </w:tcPr>
          <w:p w14:paraId="2C561839" w14:textId="2806556D"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8</w:t>
            </w:r>
          </w:p>
        </w:tc>
        <w:tc>
          <w:tcPr>
            <w:tcW w:w="2250" w:type="dxa"/>
            <w:hideMark/>
          </w:tcPr>
          <w:p w14:paraId="7DEC168C" w14:textId="1CD201BD"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t>20</w:t>
            </w:r>
          </w:p>
        </w:tc>
        <w:tc>
          <w:tcPr>
            <w:tcW w:w="870" w:type="dxa"/>
            <w:hideMark/>
          </w:tcPr>
          <w:p w14:paraId="652A02E0" w14:textId="72E983B0"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rPr>
                <w:b/>
                <w:bCs/>
              </w:rPr>
              <w:t>0.044</w:t>
            </w:r>
          </w:p>
        </w:tc>
      </w:tr>
      <w:tr w:rsidR="00225DD1" w:rsidRPr="00B32CBA" w14:paraId="590434DB" w14:textId="77777777" w:rsidTr="006A46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51A7D9DB" w14:textId="583233C1" w:rsidR="00225DD1" w:rsidRPr="00B32CBA" w:rsidRDefault="00225DD1" w:rsidP="00225DD1">
            <w:pPr>
              <w:rPr>
                <w:b w:val="0"/>
                <w:bCs w:val="0"/>
              </w:rPr>
            </w:pPr>
            <w:r w:rsidRPr="00B32CBA">
              <w:rPr>
                <w:b w:val="0"/>
                <w:bCs w:val="0"/>
              </w:rPr>
              <w:t xml:space="preserve">DVT workup </w:t>
            </w:r>
            <w:r w:rsidR="006A464E">
              <w:rPr>
                <w:b w:val="0"/>
                <w:bCs w:val="0"/>
              </w:rPr>
              <w:t>performed (%)</w:t>
            </w:r>
            <w:r w:rsidRPr="00B32CBA">
              <w:rPr>
                <w:b w:val="0"/>
                <w:bCs w:val="0"/>
              </w:rPr>
              <w:t> </w:t>
            </w:r>
          </w:p>
        </w:tc>
        <w:tc>
          <w:tcPr>
            <w:tcW w:w="1890" w:type="dxa"/>
            <w:hideMark/>
          </w:tcPr>
          <w:p w14:paraId="2F5D7742" w14:textId="7F6C335B"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68</w:t>
            </w:r>
          </w:p>
        </w:tc>
        <w:tc>
          <w:tcPr>
            <w:tcW w:w="2250" w:type="dxa"/>
            <w:hideMark/>
          </w:tcPr>
          <w:p w14:paraId="2FB4EA81" w14:textId="78331F38"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57</w:t>
            </w:r>
          </w:p>
        </w:tc>
        <w:tc>
          <w:tcPr>
            <w:tcW w:w="870" w:type="dxa"/>
            <w:hideMark/>
          </w:tcPr>
          <w:p w14:paraId="4A95344C" w14:textId="25966DD1" w:rsidR="00225DD1" w:rsidRPr="00B32CBA" w:rsidRDefault="00225DD1" w:rsidP="006409D0">
            <w:pPr>
              <w:jc w:val="center"/>
              <w:cnfStyle w:val="000000100000" w:firstRow="0" w:lastRow="0" w:firstColumn="0" w:lastColumn="0" w:oddVBand="0" w:evenVBand="0" w:oddHBand="1" w:evenHBand="0" w:firstRowFirstColumn="0" w:firstRowLastColumn="0" w:lastRowFirstColumn="0" w:lastRowLastColumn="0"/>
            </w:pPr>
            <w:r w:rsidRPr="00B32CBA">
              <w:t>0.24</w:t>
            </w:r>
          </w:p>
        </w:tc>
      </w:tr>
      <w:tr w:rsidR="00225DD1" w:rsidRPr="00B32CBA" w14:paraId="7D5F113C" w14:textId="77777777" w:rsidTr="006A464E">
        <w:trPr>
          <w:trHeight w:val="300"/>
        </w:trPr>
        <w:tc>
          <w:tcPr>
            <w:cnfStyle w:val="001000000000" w:firstRow="0" w:lastRow="0" w:firstColumn="1" w:lastColumn="0" w:oddVBand="0" w:evenVBand="0" w:oddHBand="0" w:evenHBand="0" w:firstRowFirstColumn="0" w:firstRowLastColumn="0" w:lastRowFirstColumn="0" w:lastRowLastColumn="0"/>
            <w:tcW w:w="4950" w:type="dxa"/>
            <w:hideMark/>
          </w:tcPr>
          <w:p w14:paraId="116C88F5" w14:textId="349E1CAF" w:rsidR="00225DD1" w:rsidRPr="00B32CBA" w:rsidRDefault="00225DD1" w:rsidP="00225DD1">
            <w:pPr>
              <w:rPr>
                <w:b w:val="0"/>
                <w:bCs w:val="0"/>
              </w:rPr>
            </w:pPr>
            <w:r w:rsidRPr="00B32CBA">
              <w:rPr>
                <w:b w:val="0"/>
                <w:bCs w:val="0"/>
              </w:rPr>
              <w:t xml:space="preserve">DVT </w:t>
            </w:r>
            <w:r w:rsidR="00707463">
              <w:rPr>
                <w:b w:val="0"/>
                <w:bCs w:val="0"/>
              </w:rPr>
              <w:t xml:space="preserve">diagnosed concurrent with PE </w:t>
            </w:r>
            <w:r w:rsidRPr="00B32CBA">
              <w:rPr>
                <w:b w:val="0"/>
                <w:bCs w:val="0"/>
              </w:rPr>
              <w:t> </w:t>
            </w:r>
            <w:r w:rsidR="006A464E">
              <w:rPr>
                <w:b w:val="0"/>
                <w:bCs w:val="0"/>
              </w:rPr>
              <w:t>(%)</w:t>
            </w:r>
          </w:p>
        </w:tc>
        <w:tc>
          <w:tcPr>
            <w:tcW w:w="1890" w:type="dxa"/>
            <w:hideMark/>
          </w:tcPr>
          <w:p w14:paraId="0BCED8DA" w14:textId="25BB32AC" w:rsidR="00225DD1" w:rsidRPr="00B32CBA" w:rsidRDefault="00DC68D3" w:rsidP="006409D0">
            <w:pPr>
              <w:jc w:val="center"/>
              <w:cnfStyle w:val="000000000000" w:firstRow="0" w:lastRow="0" w:firstColumn="0" w:lastColumn="0" w:oddVBand="0" w:evenVBand="0" w:oddHBand="0" w:evenHBand="0" w:firstRowFirstColumn="0" w:firstRowLastColumn="0" w:lastRowFirstColumn="0" w:lastRowLastColumn="0"/>
            </w:pPr>
            <w:r>
              <w:t>48</w:t>
            </w:r>
          </w:p>
        </w:tc>
        <w:tc>
          <w:tcPr>
            <w:tcW w:w="2250" w:type="dxa"/>
            <w:hideMark/>
          </w:tcPr>
          <w:p w14:paraId="1961DF5E" w14:textId="268CF048" w:rsidR="00225DD1" w:rsidRPr="00B32CBA" w:rsidRDefault="00DC68D3" w:rsidP="006409D0">
            <w:pPr>
              <w:jc w:val="center"/>
              <w:cnfStyle w:val="000000000000" w:firstRow="0" w:lastRow="0" w:firstColumn="0" w:lastColumn="0" w:oddVBand="0" w:evenVBand="0" w:oddHBand="0" w:evenHBand="0" w:firstRowFirstColumn="0" w:firstRowLastColumn="0" w:lastRowFirstColumn="0" w:lastRowLastColumn="0"/>
            </w:pPr>
            <w:r>
              <w:t>20</w:t>
            </w:r>
          </w:p>
        </w:tc>
        <w:tc>
          <w:tcPr>
            <w:tcW w:w="870" w:type="dxa"/>
            <w:hideMark/>
          </w:tcPr>
          <w:p w14:paraId="5AC2C727" w14:textId="327B5AC8" w:rsidR="00225DD1" w:rsidRPr="00B32CBA" w:rsidRDefault="00225DD1" w:rsidP="006409D0">
            <w:pPr>
              <w:jc w:val="center"/>
              <w:cnfStyle w:val="000000000000" w:firstRow="0" w:lastRow="0" w:firstColumn="0" w:lastColumn="0" w:oddVBand="0" w:evenVBand="0" w:oddHBand="0" w:evenHBand="0" w:firstRowFirstColumn="0" w:firstRowLastColumn="0" w:lastRowFirstColumn="0" w:lastRowLastColumn="0"/>
            </w:pPr>
            <w:r w:rsidRPr="00B32CBA">
              <w:rPr>
                <w:b/>
                <w:bCs/>
              </w:rPr>
              <w:t>0.002</w:t>
            </w:r>
          </w:p>
        </w:tc>
      </w:tr>
    </w:tbl>
    <w:p w14:paraId="4325247B" w14:textId="76169F4D" w:rsidR="00225DD1" w:rsidRDefault="00225DD1" w:rsidP="00225DD1">
      <w:pPr>
        <w:spacing w:after="0" w:line="240" w:lineRule="auto"/>
      </w:pPr>
    </w:p>
    <w:p w14:paraId="392F21A7" w14:textId="41A819FC" w:rsidR="00BF57B7" w:rsidRDefault="00BF57B7">
      <w:r>
        <w:br w:type="page"/>
      </w:r>
    </w:p>
    <w:p w14:paraId="68F9A665" w14:textId="75B3812F" w:rsidR="009F3AA3" w:rsidRDefault="00BF57B7" w:rsidP="00225DD1">
      <w:pPr>
        <w:spacing w:after="0" w:line="240" w:lineRule="auto"/>
      </w:pPr>
      <w:r w:rsidRPr="009F3AA3">
        <w:rPr>
          <w:lang w:val="en"/>
        </w:rPr>
        <w:lastRenderedPageBreak/>
        <w:t xml:space="preserve">Figure </w:t>
      </w:r>
      <w:r>
        <w:rPr>
          <w:lang w:val="en"/>
        </w:rPr>
        <w:t>2</w:t>
      </w:r>
      <w:r w:rsidRPr="009F3AA3">
        <w:rPr>
          <w:lang w:val="en"/>
        </w:rPr>
        <w:t xml:space="preserve">: Logistic </w:t>
      </w:r>
      <w:r w:rsidR="00DE1A44">
        <w:rPr>
          <w:lang w:val="en"/>
        </w:rPr>
        <w:t>r</w:t>
      </w:r>
      <w:r w:rsidRPr="009F3AA3">
        <w:rPr>
          <w:lang w:val="en"/>
        </w:rPr>
        <w:t>egression </w:t>
      </w:r>
      <w:r>
        <w:t xml:space="preserve">comparing </w:t>
      </w:r>
      <w:r w:rsidR="00DE1A44">
        <w:t xml:space="preserve">odds of </w:t>
      </w:r>
      <w:r w:rsidR="00C9119D">
        <w:t>distal</w:t>
      </w:r>
      <w:r>
        <w:t xml:space="preserve"> PE</w:t>
      </w:r>
      <w:r w:rsidR="00DE1A44">
        <w:t xml:space="preserve"> (defined as located in segmental or more distal pulmonary arteries) based on clinical risk factors. </w:t>
      </w:r>
    </w:p>
    <w:p w14:paraId="685F9D46" w14:textId="1EFB153F" w:rsidR="009F3AA3" w:rsidRPr="00B32CBA" w:rsidRDefault="00A559A0" w:rsidP="00225DD1">
      <w:pPr>
        <w:spacing w:after="0" w:line="240" w:lineRule="auto"/>
      </w:pPr>
      <w:r>
        <w:rPr>
          <w:noProof/>
          <w:lang w:val="en"/>
        </w:rPr>
        <w:drawing>
          <wp:inline distT="0" distB="0" distL="0" distR="0" wp14:anchorId="216ADE3E" wp14:editId="72FAD687">
            <wp:extent cx="4324350" cy="2882899"/>
            <wp:effectExtent l="0" t="0" r="0" b="0"/>
            <wp:docPr id="145942868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8686" name="Graphic 1459428686"/>
                    <pic:cNvPicPr/>
                  </pic:nvPicPr>
                  <pic:blipFill>
                    <a:blip r:embed="rId9">
                      <a:extLst>
                        <a:ext uri="{96DAC541-7B7A-43D3-8B79-37D633B846F1}">
                          <asvg:svgBlip xmlns:asvg="http://schemas.microsoft.com/office/drawing/2016/SVG/main" r:embed="rId10"/>
                        </a:ext>
                      </a:extLst>
                    </a:blip>
                    <a:stretch>
                      <a:fillRect/>
                    </a:stretch>
                  </pic:blipFill>
                  <pic:spPr>
                    <a:xfrm>
                      <a:off x="0" y="0"/>
                      <a:ext cx="4343850" cy="2895899"/>
                    </a:xfrm>
                    <a:prstGeom prst="rect">
                      <a:avLst/>
                    </a:prstGeom>
                  </pic:spPr>
                </pic:pic>
              </a:graphicData>
            </a:graphic>
          </wp:inline>
        </w:drawing>
      </w:r>
      <w:r w:rsidR="009F3AA3" w:rsidRPr="009F3AA3">
        <w:rPr>
          <w:lang w:val="en"/>
        </w:rPr>
        <w:br/>
      </w:r>
    </w:p>
    <w:p w14:paraId="02F55BED" w14:textId="77777777" w:rsidR="00225DD1" w:rsidRPr="00B32CBA" w:rsidRDefault="00225DD1" w:rsidP="00225DD1">
      <w:pPr>
        <w:spacing w:after="0" w:line="240" w:lineRule="auto"/>
      </w:pPr>
      <w:r w:rsidRPr="00B32CBA">
        <w:t> </w:t>
      </w:r>
    </w:p>
    <w:p w14:paraId="5FC257CF" w14:textId="77777777" w:rsidR="009251EB" w:rsidRDefault="009251EB" w:rsidP="00225DD1">
      <w:pPr>
        <w:spacing w:after="0" w:line="240" w:lineRule="auto"/>
      </w:pPr>
    </w:p>
    <w:p w14:paraId="102BC055" w14:textId="17D704B9" w:rsidR="00BF57B7" w:rsidRDefault="00BF57B7">
      <w:r>
        <w:br w:type="page"/>
      </w:r>
    </w:p>
    <w:p w14:paraId="77F443C8" w14:textId="3394944C" w:rsidR="00BF57B7" w:rsidRDefault="00BF57B7" w:rsidP="00BF57B7">
      <w:r>
        <w:lastRenderedPageBreak/>
        <w:t xml:space="preserve">Table S1. Indication for splenectomy in all splenectomized patients in the CTEPH and PE </w:t>
      </w:r>
      <w:r w:rsidR="00DE1A44">
        <w:t>groups</w:t>
      </w:r>
      <w:r>
        <w:t>.</w:t>
      </w:r>
    </w:p>
    <w:tbl>
      <w:tblPr>
        <w:tblStyle w:val="PlainTable4"/>
        <w:tblW w:w="944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44"/>
        <w:gridCol w:w="3566"/>
        <w:gridCol w:w="1562"/>
        <w:gridCol w:w="1860"/>
        <w:gridCol w:w="1513"/>
      </w:tblGrid>
      <w:tr w:rsidR="003613A9" w14:paraId="5FA6DD33" w14:textId="77777777" w:rsidTr="00B75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dxa"/>
            <w:tcBorders>
              <w:top w:val="single" w:sz="4" w:space="0" w:color="auto"/>
              <w:bottom w:val="single" w:sz="4" w:space="0" w:color="auto"/>
            </w:tcBorders>
          </w:tcPr>
          <w:p w14:paraId="70D95507" w14:textId="77777777" w:rsidR="00BF57B7" w:rsidRDefault="00BF57B7" w:rsidP="00B759AB">
            <w:pPr>
              <w:jc w:val="center"/>
              <w:rPr>
                <w:bCs w:val="0"/>
              </w:rPr>
            </w:pPr>
          </w:p>
          <w:p w14:paraId="5C9FD3AB" w14:textId="77777777" w:rsidR="00BF57B7" w:rsidRPr="006C00C5" w:rsidRDefault="00BF57B7" w:rsidP="00B759AB">
            <w:pPr>
              <w:jc w:val="center"/>
              <w:rPr>
                <w:b w:val="0"/>
              </w:rPr>
            </w:pPr>
            <w:r>
              <w:rPr>
                <w:b w:val="0"/>
              </w:rPr>
              <w:t>Patient</w:t>
            </w:r>
          </w:p>
        </w:tc>
        <w:tc>
          <w:tcPr>
            <w:tcW w:w="3673" w:type="dxa"/>
            <w:tcBorders>
              <w:top w:val="single" w:sz="4" w:space="0" w:color="auto"/>
              <w:bottom w:val="single" w:sz="4" w:space="0" w:color="auto"/>
            </w:tcBorders>
          </w:tcPr>
          <w:p w14:paraId="7A883723" w14:textId="77777777" w:rsidR="00BF57B7" w:rsidRDefault="00BF57B7" w:rsidP="00B759AB">
            <w:pPr>
              <w:jc w:val="center"/>
              <w:cnfStyle w:val="100000000000" w:firstRow="1" w:lastRow="0" w:firstColumn="0" w:lastColumn="0" w:oddVBand="0" w:evenVBand="0" w:oddHBand="0" w:evenHBand="0" w:firstRowFirstColumn="0" w:firstRowLastColumn="0" w:lastRowFirstColumn="0" w:lastRowLastColumn="0"/>
              <w:rPr>
                <w:bCs w:val="0"/>
              </w:rPr>
            </w:pPr>
          </w:p>
          <w:p w14:paraId="56B828C2" w14:textId="77777777" w:rsidR="00BF57B7" w:rsidRPr="006C00C5" w:rsidRDefault="00BF57B7" w:rsidP="00B759AB">
            <w:pPr>
              <w:jc w:val="center"/>
              <w:cnfStyle w:val="100000000000" w:firstRow="1" w:lastRow="0" w:firstColumn="0" w:lastColumn="0" w:oddVBand="0" w:evenVBand="0" w:oddHBand="0" w:evenHBand="0" w:firstRowFirstColumn="0" w:firstRowLastColumn="0" w:lastRowFirstColumn="0" w:lastRowLastColumn="0"/>
            </w:pPr>
            <w:r>
              <w:rPr>
                <w:b w:val="0"/>
              </w:rPr>
              <w:t>Indication for splenectomy</w:t>
            </w:r>
          </w:p>
        </w:tc>
        <w:tc>
          <w:tcPr>
            <w:tcW w:w="1508" w:type="dxa"/>
            <w:tcBorders>
              <w:top w:val="single" w:sz="4" w:space="0" w:color="auto"/>
              <w:bottom w:val="single" w:sz="4" w:space="0" w:color="auto"/>
            </w:tcBorders>
          </w:tcPr>
          <w:p w14:paraId="72007BCE" w14:textId="77777777" w:rsidR="00BF57B7" w:rsidRPr="005A25F1" w:rsidRDefault="00BF57B7" w:rsidP="00B759AB">
            <w:pPr>
              <w:jc w:val="center"/>
              <w:cnfStyle w:val="100000000000" w:firstRow="1" w:lastRow="0" w:firstColumn="0" w:lastColumn="0" w:oddVBand="0" w:evenVBand="0" w:oddHBand="0" w:evenHBand="0" w:firstRowFirstColumn="0" w:firstRowLastColumn="0" w:lastRowFirstColumn="0" w:lastRowLastColumn="0"/>
              <w:rPr>
                <w:b w:val="0"/>
                <w:bCs w:val="0"/>
              </w:rPr>
            </w:pPr>
            <w:r w:rsidRPr="005A25F1">
              <w:rPr>
                <w:b w:val="0"/>
                <w:bCs w:val="0"/>
              </w:rPr>
              <w:t>Age at splenectomy</w:t>
            </w:r>
          </w:p>
        </w:tc>
        <w:tc>
          <w:tcPr>
            <w:tcW w:w="1876" w:type="dxa"/>
            <w:tcBorders>
              <w:top w:val="single" w:sz="4" w:space="0" w:color="auto"/>
              <w:bottom w:val="single" w:sz="4" w:space="0" w:color="auto"/>
            </w:tcBorders>
          </w:tcPr>
          <w:p w14:paraId="179A8C2B" w14:textId="77777777" w:rsidR="00BF57B7" w:rsidRPr="00A91D13" w:rsidRDefault="00BF57B7" w:rsidP="00B759AB">
            <w:pPr>
              <w:jc w:val="center"/>
              <w:cnfStyle w:val="100000000000" w:firstRow="1" w:lastRow="0" w:firstColumn="0" w:lastColumn="0" w:oddVBand="0" w:evenVBand="0" w:oddHBand="0" w:evenHBand="0" w:firstRowFirstColumn="0" w:firstRowLastColumn="0" w:lastRowFirstColumn="0" w:lastRowLastColumn="0"/>
              <w:rPr>
                <w:b w:val="0"/>
                <w:bCs w:val="0"/>
                <w:vertAlign w:val="superscript"/>
              </w:rPr>
            </w:pPr>
            <w:r w:rsidRPr="005A25F1">
              <w:rPr>
                <w:b w:val="0"/>
                <w:bCs w:val="0"/>
              </w:rPr>
              <w:t>Age at diagnosis with CTEPH</w:t>
            </w:r>
            <w:r>
              <w:rPr>
                <w:b w:val="0"/>
                <w:bCs w:val="0"/>
              </w:rPr>
              <w:t>/index PE/index CTPA</w:t>
            </w:r>
            <w:r>
              <w:rPr>
                <w:b w:val="0"/>
                <w:bCs w:val="0"/>
                <w:vertAlign w:val="superscript"/>
              </w:rPr>
              <w:t>1</w:t>
            </w:r>
          </w:p>
        </w:tc>
        <w:tc>
          <w:tcPr>
            <w:tcW w:w="1530" w:type="dxa"/>
            <w:tcBorders>
              <w:top w:val="single" w:sz="4" w:space="0" w:color="auto"/>
              <w:bottom w:val="single" w:sz="4" w:space="0" w:color="auto"/>
            </w:tcBorders>
          </w:tcPr>
          <w:p w14:paraId="1F000AB1" w14:textId="77777777" w:rsidR="00BF57B7" w:rsidRPr="005A25F1" w:rsidRDefault="00BF57B7" w:rsidP="00B759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Age at first PE diagnosis</w:t>
            </w:r>
          </w:p>
        </w:tc>
      </w:tr>
      <w:tr w:rsidR="003613A9" w14:paraId="3C148775" w14:textId="77777777" w:rsidTr="00B7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gridSpan w:val="2"/>
            <w:tcBorders>
              <w:bottom w:val="nil"/>
            </w:tcBorders>
          </w:tcPr>
          <w:p w14:paraId="1F80D083" w14:textId="54307C0E" w:rsidR="00BF57B7" w:rsidRPr="00D62DBD" w:rsidRDefault="00BF57B7" w:rsidP="00B759AB">
            <w:pPr>
              <w:rPr>
                <w:b w:val="0"/>
                <w:bCs w:val="0"/>
              </w:rPr>
            </w:pPr>
            <w:r>
              <w:t xml:space="preserve">CTEPH </w:t>
            </w:r>
            <w:r w:rsidR="00DE1A44">
              <w:t>group</w:t>
            </w:r>
          </w:p>
        </w:tc>
        <w:tc>
          <w:tcPr>
            <w:tcW w:w="1508" w:type="dxa"/>
            <w:tcBorders>
              <w:bottom w:val="nil"/>
            </w:tcBorders>
          </w:tcPr>
          <w:p w14:paraId="2BCBE30B" w14:textId="77777777" w:rsidR="00BF57B7" w:rsidRPr="00D62DBD" w:rsidRDefault="00BF57B7" w:rsidP="00B759AB">
            <w:pPr>
              <w:jc w:val="center"/>
              <w:cnfStyle w:val="000000100000" w:firstRow="0" w:lastRow="0" w:firstColumn="0" w:lastColumn="0" w:oddVBand="0" w:evenVBand="0" w:oddHBand="1" w:evenHBand="0" w:firstRowFirstColumn="0" w:firstRowLastColumn="0" w:lastRowFirstColumn="0" w:lastRowLastColumn="0"/>
              <w:rPr>
                <w:b/>
                <w:bCs/>
              </w:rPr>
            </w:pPr>
          </w:p>
        </w:tc>
        <w:tc>
          <w:tcPr>
            <w:tcW w:w="1876" w:type="dxa"/>
            <w:tcBorders>
              <w:bottom w:val="nil"/>
            </w:tcBorders>
          </w:tcPr>
          <w:p w14:paraId="47D1F257" w14:textId="77777777" w:rsidR="00BF57B7" w:rsidRPr="00D62DBD" w:rsidRDefault="00BF57B7" w:rsidP="00B759AB">
            <w:pPr>
              <w:jc w:val="center"/>
              <w:cnfStyle w:val="000000100000" w:firstRow="0" w:lastRow="0" w:firstColumn="0" w:lastColumn="0" w:oddVBand="0" w:evenVBand="0" w:oddHBand="1" w:evenHBand="0" w:firstRowFirstColumn="0" w:firstRowLastColumn="0" w:lastRowFirstColumn="0" w:lastRowLastColumn="0"/>
              <w:rPr>
                <w:b/>
                <w:bCs/>
              </w:rPr>
            </w:pPr>
          </w:p>
        </w:tc>
        <w:tc>
          <w:tcPr>
            <w:tcW w:w="1530" w:type="dxa"/>
            <w:tcBorders>
              <w:bottom w:val="nil"/>
            </w:tcBorders>
          </w:tcPr>
          <w:p w14:paraId="5C4AC92C" w14:textId="77777777" w:rsidR="00BF57B7" w:rsidRPr="00D62DBD" w:rsidRDefault="00BF57B7" w:rsidP="00B759AB">
            <w:pPr>
              <w:jc w:val="center"/>
              <w:cnfStyle w:val="000000100000" w:firstRow="0" w:lastRow="0" w:firstColumn="0" w:lastColumn="0" w:oddVBand="0" w:evenVBand="0" w:oddHBand="1" w:evenHBand="0" w:firstRowFirstColumn="0" w:firstRowLastColumn="0" w:lastRowFirstColumn="0" w:lastRowLastColumn="0"/>
              <w:rPr>
                <w:b/>
                <w:bCs/>
              </w:rPr>
            </w:pPr>
          </w:p>
        </w:tc>
      </w:tr>
      <w:tr w:rsidR="003613A9" w14:paraId="7BB46A3D" w14:textId="77777777" w:rsidTr="00B759AB">
        <w:tc>
          <w:tcPr>
            <w:cnfStyle w:val="001000000000" w:firstRow="0" w:lastRow="0" w:firstColumn="1" w:lastColumn="0" w:oddVBand="0" w:evenVBand="0" w:oddHBand="0" w:evenHBand="0" w:firstRowFirstColumn="0" w:firstRowLastColumn="0" w:lastRowFirstColumn="0" w:lastRowLastColumn="0"/>
            <w:tcW w:w="858" w:type="dxa"/>
            <w:tcBorders>
              <w:top w:val="nil"/>
              <w:bottom w:val="single" w:sz="4" w:space="0" w:color="auto"/>
            </w:tcBorders>
          </w:tcPr>
          <w:p w14:paraId="7A9D719C" w14:textId="77777777" w:rsidR="00BF57B7" w:rsidRPr="005A25F1" w:rsidRDefault="00BF57B7" w:rsidP="00B759AB">
            <w:pPr>
              <w:jc w:val="center"/>
              <w:rPr>
                <w:b w:val="0"/>
                <w:bCs w:val="0"/>
              </w:rPr>
            </w:pPr>
            <w:r w:rsidRPr="005A25F1">
              <w:rPr>
                <w:b w:val="0"/>
                <w:bCs w:val="0"/>
              </w:rPr>
              <w:t>1</w:t>
            </w:r>
          </w:p>
          <w:p w14:paraId="051C7346" w14:textId="77777777" w:rsidR="00BF57B7" w:rsidRPr="005A25F1" w:rsidRDefault="00BF57B7" w:rsidP="00B759AB">
            <w:pPr>
              <w:jc w:val="center"/>
              <w:rPr>
                <w:b w:val="0"/>
                <w:bCs w:val="0"/>
              </w:rPr>
            </w:pPr>
            <w:r w:rsidRPr="005A25F1">
              <w:rPr>
                <w:b w:val="0"/>
                <w:bCs w:val="0"/>
              </w:rPr>
              <w:t>2</w:t>
            </w:r>
          </w:p>
          <w:p w14:paraId="2F7EF2D0" w14:textId="77777777" w:rsidR="00BF57B7" w:rsidRPr="005A25F1" w:rsidRDefault="00BF57B7" w:rsidP="00B759AB">
            <w:pPr>
              <w:jc w:val="center"/>
              <w:rPr>
                <w:b w:val="0"/>
                <w:bCs w:val="0"/>
              </w:rPr>
            </w:pPr>
            <w:r w:rsidRPr="005A25F1">
              <w:rPr>
                <w:b w:val="0"/>
                <w:bCs w:val="0"/>
              </w:rPr>
              <w:t>3</w:t>
            </w:r>
          </w:p>
          <w:p w14:paraId="3435D9C0" w14:textId="77777777" w:rsidR="00BF57B7" w:rsidRPr="005A25F1" w:rsidRDefault="00BF57B7" w:rsidP="00B759AB">
            <w:pPr>
              <w:jc w:val="center"/>
              <w:rPr>
                <w:b w:val="0"/>
                <w:bCs w:val="0"/>
              </w:rPr>
            </w:pPr>
            <w:r w:rsidRPr="005A25F1">
              <w:rPr>
                <w:b w:val="0"/>
                <w:bCs w:val="0"/>
              </w:rPr>
              <w:t>4</w:t>
            </w:r>
          </w:p>
          <w:p w14:paraId="10EF5978" w14:textId="77777777" w:rsidR="00BF57B7" w:rsidRPr="005A25F1" w:rsidRDefault="00BF57B7" w:rsidP="00B759AB">
            <w:pPr>
              <w:jc w:val="center"/>
              <w:rPr>
                <w:b w:val="0"/>
                <w:bCs w:val="0"/>
              </w:rPr>
            </w:pPr>
            <w:r w:rsidRPr="005A25F1">
              <w:rPr>
                <w:b w:val="0"/>
                <w:bCs w:val="0"/>
              </w:rPr>
              <w:t>5</w:t>
            </w:r>
          </w:p>
          <w:p w14:paraId="49480558" w14:textId="77777777" w:rsidR="00BF57B7" w:rsidRPr="005A25F1" w:rsidRDefault="00BF57B7" w:rsidP="00B759AB">
            <w:pPr>
              <w:jc w:val="center"/>
              <w:rPr>
                <w:b w:val="0"/>
                <w:bCs w:val="0"/>
              </w:rPr>
            </w:pPr>
            <w:r w:rsidRPr="005A25F1">
              <w:rPr>
                <w:b w:val="0"/>
                <w:bCs w:val="0"/>
              </w:rPr>
              <w:t>6</w:t>
            </w:r>
          </w:p>
          <w:p w14:paraId="6B01D603" w14:textId="77777777" w:rsidR="00BF57B7" w:rsidRPr="005A25F1" w:rsidRDefault="00BF57B7" w:rsidP="00B759AB">
            <w:pPr>
              <w:jc w:val="center"/>
              <w:rPr>
                <w:b w:val="0"/>
                <w:bCs w:val="0"/>
              </w:rPr>
            </w:pPr>
            <w:r w:rsidRPr="005A25F1">
              <w:rPr>
                <w:b w:val="0"/>
                <w:bCs w:val="0"/>
              </w:rPr>
              <w:t>7</w:t>
            </w:r>
          </w:p>
          <w:p w14:paraId="407C1126" w14:textId="77777777" w:rsidR="00BF57B7" w:rsidRPr="005A25F1" w:rsidRDefault="00BF57B7" w:rsidP="00B759AB">
            <w:pPr>
              <w:jc w:val="center"/>
              <w:rPr>
                <w:b w:val="0"/>
                <w:bCs w:val="0"/>
              </w:rPr>
            </w:pPr>
            <w:r w:rsidRPr="005A25F1">
              <w:rPr>
                <w:b w:val="0"/>
                <w:bCs w:val="0"/>
              </w:rPr>
              <w:t>8</w:t>
            </w:r>
          </w:p>
          <w:p w14:paraId="72AAB38C" w14:textId="77777777" w:rsidR="00BF57B7" w:rsidRPr="005A25F1" w:rsidRDefault="00BF57B7" w:rsidP="00B759AB">
            <w:pPr>
              <w:jc w:val="center"/>
              <w:rPr>
                <w:b w:val="0"/>
                <w:bCs w:val="0"/>
              </w:rPr>
            </w:pPr>
            <w:r w:rsidRPr="005A25F1">
              <w:rPr>
                <w:b w:val="0"/>
                <w:bCs w:val="0"/>
              </w:rPr>
              <w:t>9</w:t>
            </w:r>
          </w:p>
          <w:p w14:paraId="19B6EC69" w14:textId="77777777" w:rsidR="00BF57B7" w:rsidRDefault="00BF57B7" w:rsidP="00B759AB">
            <w:pPr>
              <w:jc w:val="center"/>
            </w:pPr>
            <w:r w:rsidRPr="005A25F1">
              <w:rPr>
                <w:b w:val="0"/>
                <w:bCs w:val="0"/>
              </w:rPr>
              <w:t>10</w:t>
            </w:r>
          </w:p>
          <w:p w14:paraId="19983703" w14:textId="77777777" w:rsidR="00BF57B7" w:rsidRPr="00156BA3" w:rsidRDefault="00BF57B7" w:rsidP="00B759AB">
            <w:pPr>
              <w:jc w:val="center"/>
              <w:rPr>
                <w:b w:val="0"/>
                <w:bCs w:val="0"/>
              </w:rPr>
            </w:pPr>
            <w:r w:rsidRPr="005A25F1">
              <w:rPr>
                <w:b w:val="0"/>
                <w:bCs w:val="0"/>
              </w:rPr>
              <w:t>11</w:t>
            </w:r>
          </w:p>
        </w:tc>
        <w:tc>
          <w:tcPr>
            <w:tcW w:w="3673" w:type="dxa"/>
            <w:tcBorders>
              <w:top w:val="nil"/>
              <w:bottom w:val="single" w:sz="4" w:space="0" w:color="auto"/>
            </w:tcBorders>
          </w:tcPr>
          <w:p w14:paraId="7F8330C6"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Splenic vein thrombosis</w:t>
            </w:r>
          </w:p>
          <w:p w14:paraId="66F30F18"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Trauma</w:t>
            </w:r>
          </w:p>
          <w:p w14:paraId="1596EC9B" w14:textId="000AF934"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I</w:t>
            </w:r>
            <w:r w:rsidR="003613A9">
              <w:t>TP</w:t>
            </w:r>
          </w:p>
          <w:p w14:paraId="59FFA477"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Trauma</w:t>
            </w:r>
          </w:p>
          <w:p w14:paraId="3F553EE0"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Trauma</w:t>
            </w:r>
          </w:p>
          <w:p w14:paraId="4459E274" w14:textId="3DFCAFC1" w:rsidR="00BF57B7" w:rsidRDefault="003613A9" w:rsidP="00B759AB">
            <w:pPr>
              <w:jc w:val="center"/>
              <w:cnfStyle w:val="000000000000" w:firstRow="0" w:lastRow="0" w:firstColumn="0" w:lastColumn="0" w:oddVBand="0" w:evenVBand="0" w:oddHBand="0" w:evenHBand="0" w:firstRowFirstColumn="0" w:firstRowLastColumn="0" w:lastRowFirstColumn="0" w:lastRowLastColumn="0"/>
            </w:pPr>
            <w:r>
              <w:t>Resected with o</w:t>
            </w:r>
            <w:r w:rsidR="00BF57B7">
              <w:t>varian tumor</w:t>
            </w:r>
          </w:p>
          <w:p w14:paraId="47515621"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Benign tumor</w:t>
            </w:r>
          </w:p>
          <w:p w14:paraId="16620F9A" w14:textId="7BD0BFD1"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I</w:t>
            </w:r>
            <w:r w:rsidR="003613A9">
              <w:t>TP</w:t>
            </w:r>
          </w:p>
          <w:p w14:paraId="4AFD31BB"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Trauma</w:t>
            </w:r>
          </w:p>
          <w:p w14:paraId="6E69A1E8" w14:textId="77BC6B1B" w:rsidR="00BF57B7" w:rsidRDefault="003613A9" w:rsidP="00B759AB">
            <w:pPr>
              <w:jc w:val="center"/>
              <w:cnfStyle w:val="000000000000" w:firstRow="0" w:lastRow="0" w:firstColumn="0" w:lastColumn="0" w:oddVBand="0" w:evenVBand="0" w:oddHBand="0" w:evenHBand="0" w:firstRowFirstColumn="0" w:firstRowLastColumn="0" w:lastRowFirstColumn="0" w:lastRowLastColumn="0"/>
            </w:pPr>
            <w:r>
              <w:t>Benign s</w:t>
            </w:r>
            <w:r w:rsidR="00BF57B7">
              <w:t>plenomegaly</w:t>
            </w:r>
          </w:p>
          <w:p w14:paraId="65752C5A"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Trauma</w:t>
            </w:r>
          </w:p>
        </w:tc>
        <w:tc>
          <w:tcPr>
            <w:tcW w:w="1508" w:type="dxa"/>
            <w:tcBorders>
              <w:top w:val="nil"/>
              <w:bottom w:val="single" w:sz="4" w:space="0" w:color="auto"/>
            </w:tcBorders>
          </w:tcPr>
          <w:p w14:paraId="5B336843"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53</w:t>
            </w:r>
          </w:p>
          <w:p w14:paraId="5E33BDEF"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18</w:t>
            </w:r>
          </w:p>
          <w:p w14:paraId="020A73BD"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73</w:t>
            </w:r>
          </w:p>
          <w:p w14:paraId="6606BB14"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22</w:t>
            </w:r>
          </w:p>
          <w:p w14:paraId="2B43C88F"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12</w:t>
            </w:r>
          </w:p>
          <w:p w14:paraId="6271DBB5"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31</w:t>
            </w:r>
          </w:p>
          <w:p w14:paraId="45068CB7"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28</w:t>
            </w:r>
          </w:p>
          <w:p w14:paraId="275119C8"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12</w:t>
            </w:r>
          </w:p>
          <w:p w14:paraId="6D56C434"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19</w:t>
            </w:r>
          </w:p>
          <w:p w14:paraId="34B1E1B9"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45</w:t>
            </w:r>
          </w:p>
          <w:p w14:paraId="272D402A"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40</w:t>
            </w:r>
          </w:p>
        </w:tc>
        <w:tc>
          <w:tcPr>
            <w:tcW w:w="1876" w:type="dxa"/>
            <w:tcBorders>
              <w:top w:val="nil"/>
              <w:bottom w:val="single" w:sz="4" w:space="0" w:color="auto"/>
            </w:tcBorders>
          </w:tcPr>
          <w:p w14:paraId="0E034974"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60</w:t>
            </w:r>
          </w:p>
          <w:p w14:paraId="2F25917A"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63</w:t>
            </w:r>
          </w:p>
          <w:p w14:paraId="4F4AC0D9"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78</w:t>
            </w:r>
          </w:p>
          <w:p w14:paraId="01D52246"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68</w:t>
            </w:r>
          </w:p>
          <w:p w14:paraId="689077F2"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41</w:t>
            </w:r>
          </w:p>
          <w:p w14:paraId="095678AE"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49</w:t>
            </w:r>
          </w:p>
          <w:p w14:paraId="556055B2"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45</w:t>
            </w:r>
          </w:p>
          <w:p w14:paraId="6BC46720"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40</w:t>
            </w:r>
          </w:p>
          <w:p w14:paraId="68B5322E"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68</w:t>
            </w:r>
          </w:p>
          <w:p w14:paraId="0A52FCC9"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49</w:t>
            </w:r>
          </w:p>
          <w:p w14:paraId="2CB857FA"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78</w:t>
            </w:r>
          </w:p>
        </w:tc>
        <w:tc>
          <w:tcPr>
            <w:tcW w:w="1530" w:type="dxa"/>
            <w:tcBorders>
              <w:top w:val="nil"/>
              <w:bottom w:val="single" w:sz="4" w:space="0" w:color="auto"/>
            </w:tcBorders>
          </w:tcPr>
          <w:p w14:paraId="3713EB10" w14:textId="4DF3DE7C" w:rsidR="00BF57B7" w:rsidRPr="00A91D13" w:rsidRDefault="00DE1A44" w:rsidP="00B759AB">
            <w:pPr>
              <w:jc w:val="center"/>
              <w:cnfStyle w:val="000000000000" w:firstRow="0" w:lastRow="0" w:firstColumn="0" w:lastColumn="0" w:oddVBand="0" w:evenVBand="0" w:oddHBand="0" w:evenHBand="0" w:firstRowFirstColumn="0" w:firstRowLastColumn="0" w:lastRowFirstColumn="0" w:lastRowLastColumn="0"/>
              <w:rPr>
                <w:vertAlign w:val="superscript"/>
              </w:rPr>
            </w:pPr>
            <w:r>
              <w:t>na</w:t>
            </w:r>
            <w:r w:rsidR="00BF57B7">
              <w:rPr>
                <w:vertAlign w:val="superscript"/>
              </w:rPr>
              <w:t>2</w:t>
            </w:r>
          </w:p>
          <w:p w14:paraId="122D851B"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61</w:t>
            </w:r>
          </w:p>
          <w:p w14:paraId="77580A70"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60</w:t>
            </w:r>
          </w:p>
          <w:p w14:paraId="07955C48"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65</w:t>
            </w:r>
          </w:p>
          <w:p w14:paraId="0801F7B9"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40</w:t>
            </w:r>
          </w:p>
          <w:p w14:paraId="4E892536"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46</w:t>
            </w:r>
          </w:p>
          <w:p w14:paraId="7E655A83"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45</w:t>
            </w:r>
          </w:p>
          <w:p w14:paraId="114E41E3" w14:textId="2DF46F19" w:rsidR="00BF57B7" w:rsidRPr="007B74B3" w:rsidRDefault="00DE1A44" w:rsidP="00B759AB">
            <w:pPr>
              <w:jc w:val="center"/>
              <w:cnfStyle w:val="000000000000" w:firstRow="0" w:lastRow="0" w:firstColumn="0" w:lastColumn="0" w:oddVBand="0" w:evenVBand="0" w:oddHBand="0" w:evenHBand="0" w:firstRowFirstColumn="0" w:firstRowLastColumn="0" w:lastRowFirstColumn="0" w:lastRowLastColumn="0"/>
            </w:pPr>
            <w:r>
              <w:t>na</w:t>
            </w:r>
            <w:r w:rsidR="00BF57B7">
              <w:rPr>
                <w:vertAlign w:val="superscript"/>
              </w:rPr>
              <w:t>2</w:t>
            </w:r>
          </w:p>
          <w:p w14:paraId="02426355"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68</w:t>
            </w:r>
          </w:p>
          <w:p w14:paraId="47E95A64"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40</w:t>
            </w:r>
          </w:p>
          <w:p w14:paraId="5E3D961B"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74</w:t>
            </w:r>
          </w:p>
        </w:tc>
      </w:tr>
      <w:tr w:rsidR="003613A9" w14:paraId="271DBDDC" w14:textId="77777777" w:rsidTr="00B7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gridSpan w:val="2"/>
            <w:tcBorders>
              <w:top w:val="single" w:sz="4" w:space="0" w:color="auto"/>
              <w:bottom w:val="nil"/>
            </w:tcBorders>
          </w:tcPr>
          <w:p w14:paraId="535C9D98" w14:textId="37D80D28" w:rsidR="00BF57B7" w:rsidRPr="00F27A61" w:rsidRDefault="00BF57B7" w:rsidP="00B759AB">
            <w:r w:rsidRPr="005A25F1">
              <w:t xml:space="preserve">All PE </w:t>
            </w:r>
            <w:r w:rsidR="00DE1A44">
              <w:t>group</w:t>
            </w:r>
          </w:p>
        </w:tc>
        <w:tc>
          <w:tcPr>
            <w:tcW w:w="1508" w:type="dxa"/>
            <w:tcBorders>
              <w:top w:val="single" w:sz="4" w:space="0" w:color="auto"/>
              <w:bottom w:val="nil"/>
            </w:tcBorders>
          </w:tcPr>
          <w:p w14:paraId="2316BEBD"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p>
        </w:tc>
        <w:tc>
          <w:tcPr>
            <w:tcW w:w="1876" w:type="dxa"/>
            <w:tcBorders>
              <w:top w:val="single" w:sz="4" w:space="0" w:color="auto"/>
              <w:bottom w:val="nil"/>
            </w:tcBorders>
          </w:tcPr>
          <w:p w14:paraId="3AA02F6E" w14:textId="77777777" w:rsidR="00BF57B7" w:rsidRPr="00F27A61" w:rsidRDefault="00BF57B7" w:rsidP="00B759AB">
            <w:pPr>
              <w:jc w:val="center"/>
              <w:cnfStyle w:val="000000100000" w:firstRow="0" w:lastRow="0" w:firstColumn="0" w:lastColumn="0" w:oddVBand="0" w:evenVBand="0" w:oddHBand="1" w:evenHBand="0" w:firstRowFirstColumn="0" w:firstRowLastColumn="0" w:lastRowFirstColumn="0" w:lastRowLastColumn="0"/>
            </w:pPr>
          </w:p>
        </w:tc>
        <w:tc>
          <w:tcPr>
            <w:tcW w:w="1530" w:type="dxa"/>
            <w:tcBorders>
              <w:top w:val="single" w:sz="4" w:space="0" w:color="auto"/>
              <w:bottom w:val="nil"/>
            </w:tcBorders>
          </w:tcPr>
          <w:p w14:paraId="2E484F7A"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p>
        </w:tc>
      </w:tr>
      <w:tr w:rsidR="003613A9" w14:paraId="310DA194" w14:textId="77777777" w:rsidTr="00B759AB">
        <w:tc>
          <w:tcPr>
            <w:cnfStyle w:val="001000000000" w:firstRow="0" w:lastRow="0" w:firstColumn="1" w:lastColumn="0" w:oddVBand="0" w:evenVBand="0" w:oddHBand="0" w:evenHBand="0" w:firstRowFirstColumn="0" w:firstRowLastColumn="0" w:lastRowFirstColumn="0" w:lastRowLastColumn="0"/>
            <w:tcW w:w="858" w:type="dxa"/>
            <w:tcBorders>
              <w:top w:val="nil"/>
              <w:bottom w:val="single" w:sz="4" w:space="0" w:color="auto"/>
            </w:tcBorders>
          </w:tcPr>
          <w:p w14:paraId="3B095FCA" w14:textId="77777777" w:rsidR="00BF57B7" w:rsidRPr="005A25F1" w:rsidRDefault="00BF57B7" w:rsidP="00B759AB">
            <w:pPr>
              <w:jc w:val="center"/>
              <w:rPr>
                <w:b w:val="0"/>
                <w:bCs w:val="0"/>
              </w:rPr>
            </w:pPr>
            <w:r w:rsidRPr="005A25F1">
              <w:rPr>
                <w:b w:val="0"/>
                <w:bCs w:val="0"/>
              </w:rPr>
              <w:t>1</w:t>
            </w:r>
          </w:p>
          <w:p w14:paraId="71AC8B11" w14:textId="77777777" w:rsidR="00BF57B7" w:rsidRPr="005A25F1" w:rsidRDefault="00BF57B7" w:rsidP="00B759AB">
            <w:pPr>
              <w:jc w:val="center"/>
              <w:rPr>
                <w:b w:val="0"/>
                <w:bCs w:val="0"/>
              </w:rPr>
            </w:pPr>
            <w:r w:rsidRPr="005A25F1">
              <w:rPr>
                <w:b w:val="0"/>
                <w:bCs w:val="0"/>
              </w:rPr>
              <w:t>2</w:t>
            </w:r>
          </w:p>
          <w:p w14:paraId="035FFE58" w14:textId="77777777" w:rsidR="00BF57B7" w:rsidRPr="005A25F1" w:rsidRDefault="00BF57B7" w:rsidP="00B759AB">
            <w:pPr>
              <w:jc w:val="center"/>
              <w:rPr>
                <w:b w:val="0"/>
                <w:bCs w:val="0"/>
              </w:rPr>
            </w:pPr>
            <w:r w:rsidRPr="005A25F1">
              <w:rPr>
                <w:b w:val="0"/>
                <w:bCs w:val="0"/>
              </w:rPr>
              <w:t>3</w:t>
            </w:r>
          </w:p>
          <w:p w14:paraId="14AD307E" w14:textId="77777777" w:rsidR="00BF57B7" w:rsidRPr="005A25F1" w:rsidRDefault="00BF57B7" w:rsidP="00B759AB">
            <w:pPr>
              <w:jc w:val="center"/>
              <w:rPr>
                <w:b w:val="0"/>
                <w:bCs w:val="0"/>
              </w:rPr>
            </w:pPr>
            <w:r w:rsidRPr="005A25F1">
              <w:rPr>
                <w:b w:val="0"/>
                <w:bCs w:val="0"/>
              </w:rPr>
              <w:t>4</w:t>
            </w:r>
          </w:p>
          <w:p w14:paraId="5329FFEE" w14:textId="77777777" w:rsidR="00BF57B7" w:rsidRPr="005A25F1" w:rsidRDefault="00BF57B7" w:rsidP="00B759AB">
            <w:pPr>
              <w:jc w:val="center"/>
              <w:rPr>
                <w:b w:val="0"/>
                <w:bCs w:val="0"/>
              </w:rPr>
            </w:pPr>
            <w:r w:rsidRPr="005A25F1">
              <w:rPr>
                <w:b w:val="0"/>
                <w:bCs w:val="0"/>
              </w:rPr>
              <w:t>5</w:t>
            </w:r>
          </w:p>
        </w:tc>
        <w:tc>
          <w:tcPr>
            <w:tcW w:w="3673" w:type="dxa"/>
            <w:tcBorders>
              <w:top w:val="nil"/>
              <w:bottom w:val="single" w:sz="4" w:space="0" w:color="auto"/>
            </w:tcBorders>
          </w:tcPr>
          <w:p w14:paraId="0D4C231B" w14:textId="58D1FF9F" w:rsidR="00BF57B7" w:rsidRDefault="003613A9" w:rsidP="00B759AB">
            <w:pPr>
              <w:jc w:val="center"/>
              <w:cnfStyle w:val="000000000000" w:firstRow="0" w:lastRow="0" w:firstColumn="0" w:lastColumn="0" w:oddVBand="0" w:evenVBand="0" w:oddHBand="0" w:evenHBand="0" w:firstRowFirstColumn="0" w:firstRowLastColumn="0" w:lastRowFirstColumn="0" w:lastRowLastColumn="0"/>
            </w:pPr>
            <w:r>
              <w:t xml:space="preserve">Resected with </w:t>
            </w:r>
            <w:r w:rsidR="00BF57B7">
              <w:t>pancreatic tumor</w:t>
            </w:r>
          </w:p>
          <w:p w14:paraId="3CEB8DE3" w14:textId="5429910C"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I</w:t>
            </w:r>
            <w:r w:rsidR="003613A9">
              <w:t>TP</w:t>
            </w:r>
          </w:p>
          <w:p w14:paraId="33AF1774"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Trauma</w:t>
            </w:r>
          </w:p>
          <w:p w14:paraId="5F239CBF"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Trauma</w:t>
            </w:r>
          </w:p>
          <w:p w14:paraId="744142E5" w14:textId="6CD65FD9" w:rsidR="00BF57B7" w:rsidRPr="00F27A61" w:rsidRDefault="003613A9" w:rsidP="00B759AB">
            <w:pPr>
              <w:jc w:val="center"/>
              <w:cnfStyle w:val="000000000000" w:firstRow="0" w:lastRow="0" w:firstColumn="0" w:lastColumn="0" w:oddVBand="0" w:evenVBand="0" w:oddHBand="0" w:evenHBand="0" w:firstRowFirstColumn="0" w:firstRowLastColumn="0" w:lastRowFirstColumn="0" w:lastRowLastColumn="0"/>
            </w:pPr>
            <w:r>
              <w:t>Resected with l</w:t>
            </w:r>
            <w:r w:rsidR="00BF57B7">
              <w:t>iposarcoma</w:t>
            </w:r>
          </w:p>
        </w:tc>
        <w:tc>
          <w:tcPr>
            <w:tcW w:w="1508" w:type="dxa"/>
            <w:tcBorders>
              <w:top w:val="nil"/>
              <w:bottom w:val="single" w:sz="4" w:space="0" w:color="auto"/>
            </w:tcBorders>
          </w:tcPr>
          <w:p w14:paraId="06B04088"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44</w:t>
            </w:r>
          </w:p>
          <w:p w14:paraId="32A86644"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33</w:t>
            </w:r>
          </w:p>
          <w:p w14:paraId="016815C6"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40</w:t>
            </w:r>
          </w:p>
          <w:p w14:paraId="111802F5"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44</w:t>
            </w:r>
          </w:p>
          <w:p w14:paraId="6136230E"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56</w:t>
            </w:r>
          </w:p>
        </w:tc>
        <w:tc>
          <w:tcPr>
            <w:tcW w:w="1876" w:type="dxa"/>
            <w:tcBorders>
              <w:top w:val="nil"/>
              <w:bottom w:val="single" w:sz="4" w:space="0" w:color="auto"/>
            </w:tcBorders>
          </w:tcPr>
          <w:p w14:paraId="74EBC250"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52</w:t>
            </w:r>
          </w:p>
          <w:p w14:paraId="138A60B7"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43</w:t>
            </w:r>
          </w:p>
          <w:p w14:paraId="3EAD0474"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64</w:t>
            </w:r>
          </w:p>
          <w:p w14:paraId="0E90A3EB"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89</w:t>
            </w:r>
          </w:p>
          <w:p w14:paraId="5DED36AD" w14:textId="77777777" w:rsidR="00BF57B7" w:rsidRPr="00F27A61" w:rsidRDefault="00BF57B7" w:rsidP="00B759AB">
            <w:pPr>
              <w:jc w:val="center"/>
              <w:cnfStyle w:val="000000000000" w:firstRow="0" w:lastRow="0" w:firstColumn="0" w:lastColumn="0" w:oddVBand="0" w:evenVBand="0" w:oddHBand="0" w:evenHBand="0" w:firstRowFirstColumn="0" w:firstRowLastColumn="0" w:lastRowFirstColumn="0" w:lastRowLastColumn="0"/>
            </w:pPr>
            <w:r>
              <w:t>59</w:t>
            </w:r>
          </w:p>
        </w:tc>
        <w:tc>
          <w:tcPr>
            <w:tcW w:w="1530" w:type="dxa"/>
            <w:tcBorders>
              <w:top w:val="nil"/>
              <w:bottom w:val="single" w:sz="4" w:space="0" w:color="auto"/>
            </w:tcBorders>
          </w:tcPr>
          <w:p w14:paraId="70576F8C"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52</w:t>
            </w:r>
          </w:p>
          <w:p w14:paraId="655F52DB"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41</w:t>
            </w:r>
          </w:p>
          <w:p w14:paraId="14FA8549"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64</w:t>
            </w:r>
          </w:p>
          <w:p w14:paraId="69D8004F"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89</w:t>
            </w:r>
          </w:p>
          <w:p w14:paraId="1E90B8C8"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59</w:t>
            </w:r>
          </w:p>
        </w:tc>
      </w:tr>
      <w:tr w:rsidR="003613A9" w14:paraId="268DCAA5" w14:textId="77777777" w:rsidTr="00B7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gridSpan w:val="2"/>
            <w:tcBorders>
              <w:top w:val="single" w:sz="4" w:space="0" w:color="auto"/>
              <w:bottom w:val="nil"/>
            </w:tcBorders>
          </w:tcPr>
          <w:p w14:paraId="72FC8B32" w14:textId="34CD9F96" w:rsidR="00BF57B7" w:rsidRPr="005A25F1" w:rsidRDefault="00BF57B7" w:rsidP="00B759AB">
            <w:r w:rsidRPr="005A25F1">
              <w:t xml:space="preserve">Unprovoked PE </w:t>
            </w:r>
            <w:r w:rsidR="00DE1A44">
              <w:t>group</w:t>
            </w:r>
          </w:p>
        </w:tc>
        <w:tc>
          <w:tcPr>
            <w:tcW w:w="1508" w:type="dxa"/>
            <w:tcBorders>
              <w:top w:val="single" w:sz="4" w:space="0" w:color="auto"/>
              <w:bottom w:val="nil"/>
            </w:tcBorders>
          </w:tcPr>
          <w:p w14:paraId="5D74F499"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p>
        </w:tc>
        <w:tc>
          <w:tcPr>
            <w:tcW w:w="1876" w:type="dxa"/>
            <w:tcBorders>
              <w:top w:val="single" w:sz="4" w:space="0" w:color="auto"/>
              <w:bottom w:val="nil"/>
            </w:tcBorders>
          </w:tcPr>
          <w:p w14:paraId="6AD88019" w14:textId="77777777" w:rsidR="00BF57B7" w:rsidRPr="00F27A61" w:rsidRDefault="00BF57B7" w:rsidP="00B759AB">
            <w:pPr>
              <w:jc w:val="center"/>
              <w:cnfStyle w:val="000000100000" w:firstRow="0" w:lastRow="0" w:firstColumn="0" w:lastColumn="0" w:oddVBand="0" w:evenVBand="0" w:oddHBand="1" w:evenHBand="0" w:firstRowFirstColumn="0" w:firstRowLastColumn="0" w:lastRowFirstColumn="0" w:lastRowLastColumn="0"/>
            </w:pPr>
          </w:p>
        </w:tc>
        <w:tc>
          <w:tcPr>
            <w:tcW w:w="1530" w:type="dxa"/>
            <w:tcBorders>
              <w:top w:val="single" w:sz="4" w:space="0" w:color="auto"/>
              <w:bottom w:val="nil"/>
            </w:tcBorders>
          </w:tcPr>
          <w:p w14:paraId="0EB73C37"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p>
        </w:tc>
      </w:tr>
      <w:tr w:rsidR="003613A9" w14:paraId="71CD76FB" w14:textId="77777777" w:rsidTr="00B759AB">
        <w:tc>
          <w:tcPr>
            <w:cnfStyle w:val="001000000000" w:firstRow="0" w:lastRow="0" w:firstColumn="1" w:lastColumn="0" w:oddVBand="0" w:evenVBand="0" w:oddHBand="0" w:evenHBand="0" w:firstRowFirstColumn="0" w:firstRowLastColumn="0" w:lastRowFirstColumn="0" w:lastRowLastColumn="0"/>
            <w:tcW w:w="858" w:type="dxa"/>
            <w:tcBorders>
              <w:top w:val="nil"/>
              <w:bottom w:val="single" w:sz="4" w:space="0" w:color="auto"/>
            </w:tcBorders>
          </w:tcPr>
          <w:p w14:paraId="28A3EC6B" w14:textId="77777777" w:rsidR="00BF57B7" w:rsidRPr="005A25F1" w:rsidRDefault="00BF57B7" w:rsidP="00B759AB">
            <w:pPr>
              <w:jc w:val="center"/>
              <w:rPr>
                <w:b w:val="0"/>
                <w:bCs w:val="0"/>
              </w:rPr>
            </w:pPr>
            <w:r w:rsidRPr="005A25F1">
              <w:rPr>
                <w:b w:val="0"/>
                <w:bCs w:val="0"/>
              </w:rPr>
              <w:t>1</w:t>
            </w:r>
          </w:p>
          <w:p w14:paraId="33B17B7F" w14:textId="77777777" w:rsidR="00BF57B7" w:rsidRPr="005A25F1" w:rsidRDefault="00BF57B7" w:rsidP="00B759AB">
            <w:pPr>
              <w:jc w:val="center"/>
              <w:rPr>
                <w:b w:val="0"/>
                <w:bCs w:val="0"/>
              </w:rPr>
            </w:pPr>
            <w:r w:rsidRPr="005A25F1">
              <w:rPr>
                <w:b w:val="0"/>
                <w:bCs w:val="0"/>
              </w:rPr>
              <w:t>2</w:t>
            </w:r>
          </w:p>
          <w:p w14:paraId="3ADB7A93" w14:textId="77777777" w:rsidR="00BF57B7" w:rsidRPr="005A25F1" w:rsidRDefault="00BF57B7" w:rsidP="00B759AB">
            <w:pPr>
              <w:jc w:val="center"/>
              <w:rPr>
                <w:b w:val="0"/>
                <w:bCs w:val="0"/>
              </w:rPr>
            </w:pPr>
            <w:r w:rsidRPr="005A25F1">
              <w:rPr>
                <w:b w:val="0"/>
                <w:bCs w:val="0"/>
              </w:rPr>
              <w:t>3</w:t>
            </w:r>
          </w:p>
          <w:p w14:paraId="10FA1F2A" w14:textId="77777777" w:rsidR="00BF57B7" w:rsidRPr="005A25F1" w:rsidRDefault="00BF57B7" w:rsidP="00B759AB">
            <w:pPr>
              <w:jc w:val="center"/>
              <w:rPr>
                <w:b w:val="0"/>
                <w:bCs w:val="0"/>
              </w:rPr>
            </w:pPr>
            <w:r w:rsidRPr="005A25F1">
              <w:rPr>
                <w:b w:val="0"/>
                <w:bCs w:val="0"/>
              </w:rPr>
              <w:t>4</w:t>
            </w:r>
          </w:p>
        </w:tc>
        <w:tc>
          <w:tcPr>
            <w:tcW w:w="3673" w:type="dxa"/>
            <w:tcBorders>
              <w:top w:val="nil"/>
              <w:bottom w:val="single" w:sz="4" w:space="0" w:color="auto"/>
            </w:tcBorders>
          </w:tcPr>
          <w:p w14:paraId="668A45DA"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During hiatal hernia repair</w:t>
            </w:r>
          </w:p>
          <w:p w14:paraId="61A6B3DB"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During staging laparotomy</w:t>
            </w:r>
          </w:p>
          <w:p w14:paraId="534EB578"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Trauma</w:t>
            </w:r>
          </w:p>
          <w:p w14:paraId="0D949F6D" w14:textId="77777777" w:rsidR="00BF57B7" w:rsidRPr="00F27A61" w:rsidRDefault="00BF57B7" w:rsidP="00B759AB">
            <w:pPr>
              <w:jc w:val="center"/>
              <w:cnfStyle w:val="000000000000" w:firstRow="0" w:lastRow="0" w:firstColumn="0" w:lastColumn="0" w:oddVBand="0" w:evenVBand="0" w:oddHBand="0" w:evenHBand="0" w:firstRowFirstColumn="0" w:firstRowLastColumn="0" w:lastRowFirstColumn="0" w:lastRowLastColumn="0"/>
            </w:pPr>
            <w:r>
              <w:t>Autoimmune hemolytic anemia</w:t>
            </w:r>
          </w:p>
        </w:tc>
        <w:tc>
          <w:tcPr>
            <w:tcW w:w="1508" w:type="dxa"/>
            <w:tcBorders>
              <w:top w:val="nil"/>
              <w:bottom w:val="single" w:sz="4" w:space="0" w:color="auto"/>
            </w:tcBorders>
          </w:tcPr>
          <w:p w14:paraId="19B4E27B"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76</w:t>
            </w:r>
          </w:p>
          <w:p w14:paraId="4B613FE8"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22</w:t>
            </w:r>
          </w:p>
          <w:p w14:paraId="6CDD7C19"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37</w:t>
            </w:r>
          </w:p>
          <w:p w14:paraId="07EEBC9A"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49</w:t>
            </w:r>
          </w:p>
        </w:tc>
        <w:tc>
          <w:tcPr>
            <w:tcW w:w="1876" w:type="dxa"/>
            <w:tcBorders>
              <w:top w:val="nil"/>
              <w:bottom w:val="single" w:sz="4" w:space="0" w:color="auto"/>
            </w:tcBorders>
          </w:tcPr>
          <w:p w14:paraId="6CC61A9D"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86</w:t>
            </w:r>
          </w:p>
          <w:p w14:paraId="06F7DB7F"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61</w:t>
            </w:r>
          </w:p>
          <w:p w14:paraId="6DAC3E52"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57</w:t>
            </w:r>
          </w:p>
          <w:p w14:paraId="03DFCFEC" w14:textId="77777777" w:rsidR="00BF57B7" w:rsidRPr="00F27A61" w:rsidRDefault="00BF57B7" w:rsidP="00B759AB">
            <w:pPr>
              <w:jc w:val="center"/>
              <w:cnfStyle w:val="000000000000" w:firstRow="0" w:lastRow="0" w:firstColumn="0" w:lastColumn="0" w:oddVBand="0" w:evenVBand="0" w:oddHBand="0" w:evenHBand="0" w:firstRowFirstColumn="0" w:firstRowLastColumn="0" w:lastRowFirstColumn="0" w:lastRowLastColumn="0"/>
            </w:pPr>
            <w:r>
              <w:t>62</w:t>
            </w:r>
          </w:p>
        </w:tc>
        <w:tc>
          <w:tcPr>
            <w:tcW w:w="1530" w:type="dxa"/>
            <w:tcBorders>
              <w:top w:val="nil"/>
              <w:bottom w:val="single" w:sz="4" w:space="0" w:color="auto"/>
            </w:tcBorders>
          </w:tcPr>
          <w:p w14:paraId="3C38353A"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86</w:t>
            </w:r>
          </w:p>
          <w:p w14:paraId="535EB727"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57</w:t>
            </w:r>
          </w:p>
          <w:p w14:paraId="73A53F23"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57</w:t>
            </w:r>
          </w:p>
          <w:p w14:paraId="2574181A"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62</w:t>
            </w:r>
          </w:p>
        </w:tc>
      </w:tr>
    </w:tbl>
    <w:p w14:paraId="725A7DB5" w14:textId="3CCDE0AA" w:rsidR="00BF57B7" w:rsidRDefault="00BF57B7" w:rsidP="00BF57B7">
      <w:r>
        <w:rPr>
          <w:vertAlign w:val="superscript"/>
        </w:rPr>
        <w:t xml:space="preserve">1 </w:t>
      </w:r>
      <w:r>
        <w:t xml:space="preserve">Age at initial CTEPH diagnosis for patients in the CTEPH </w:t>
      </w:r>
      <w:r w:rsidR="00DE1A44">
        <w:t>group and</w:t>
      </w:r>
      <w:r>
        <w:t xml:space="preserve"> age at index PE diagnosis for patients in the all PE and unprovoked PE</w:t>
      </w:r>
      <w:r w:rsidR="00DE1A44">
        <w:t xml:space="preserve"> groups. </w:t>
      </w:r>
      <w:r>
        <w:rPr>
          <w:vertAlign w:val="superscript"/>
        </w:rPr>
        <w:t>2</w:t>
      </w:r>
      <w:r>
        <w:t xml:space="preserve"> Patient was not diagnosed with acute PE prior to CTEPH diagnosis. </w:t>
      </w:r>
    </w:p>
    <w:p w14:paraId="149572C8" w14:textId="77777777" w:rsidR="00BF57B7" w:rsidRDefault="00BF57B7" w:rsidP="00BF57B7">
      <w:pPr>
        <w:spacing w:after="0"/>
      </w:pPr>
    </w:p>
    <w:p w14:paraId="44611708" w14:textId="352FF1C9" w:rsidR="00BF57B7" w:rsidRDefault="00BF57B7">
      <w:r>
        <w:br w:type="page"/>
      </w:r>
    </w:p>
    <w:p w14:paraId="5EE77FE4" w14:textId="6EB1C719" w:rsidR="00BF57B7" w:rsidRDefault="00BF57B7" w:rsidP="00BF57B7">
      <w:r>
        <w:lastRenderedPageBreak/>
        <w:t xml:space="preserve">Table S2. Comparison of clinical and hemodynamic parameters for CTEPH patients with and without a history of splenectomy. </w:t>
      </w:r>
    </w:p>
    <w:tbl>
      <w:tblPr>
        <w:tblStyle w:val="PlainTable4"/>
        <w:tblW w:w="0" w:type="auto"/>
        <w:tblBorders>
          <w:bottom w:val="single" w:sz="4" w:space="0" w:color="auto"/>
        </w:tblBorders>
        <w:tblLook w:val="04A0" w:firstRow="1" w:lastRow="0" w:firstColumn="1" w:lastColumn="0" w:noHBand="0" w:noVBand="1"/>
      </w:tblPr>
      <w:tblGrid>
        <w:gridCol w:w="4950"/>
        <w:gridCol w:w="1800"/>
        <w:gridCol w:w="1710"/>
        <w:gridCol w:w="900"/>
      </w:tblGrid>
      <w:tr w:rsidR="00BF57B7" w14:paraId="4A2D6307" w14:textId="77777777" w:rsidTr="00B75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722234DA" w14:textId="77777777" w:rsidR="00BF57B7" w:rsidRDefault="00BF57B7" w:rsidP="00B759AB">
            <w:pPr>
              <w:jc w:val="center"/>
              <w:rPr>
                <w:b w:val="0"/>
              </w:rPr>
            </w:pPr>
          </w:p>
        </w:tc>
        <w:tc>
          <w:tcPr>
            <w:tcW w:w="1800" w:type="dxa"/>
            <w:vAlign w:val="center"/>
          </w:tcPr>
          <w:p w14:paraId="25528609" w14:textId="77777777" w:rsidR="00BF57B7" w:rsidRDefault="00BF57B7" w:rsidP="00B759AB">
            <w:pPr>
              <w:jc w:val="center"/>
              <w:cnfStyle w:val="100000000000" w:firstRow="1" w:lastRow="0" w:firstColumn="0" w:lastColumn="0" w:oddVBand="0" w:evenVBand="0" w:oddHBand="0" w:evenHBand="0" w:firstRowFirstColumn="0" w:firstRowLastColumn="0" w:lastRowFirstColumn="0" w:lastRowLastColumn="0"/>
              <w:rPr>
                <w:b w:val="0"/>
              </w:rPr>
            </w:pPr>
          </w:p>
        </w:tc>
        <w:tc>
          <w:tcPr>
            <w:tcW w:w="1710" w:type="dxa"/>
          </w:tcPr>
          <w:p w14:paraId="69ECBE0A" w14:textId="77777777" w:rsidR="00BF57B7" w:rsidRDefault="00BF57B7" w:rsidP="00B759AB">
            <w:pPr>
              <w:jc w:val="center"/>
              <w:cnfStyle w:val="100000000000" w:firstRow="1" w:lastRow="0" w:firstColumn="0" w:lastColumn="0" w:oddVBand="0" w:evenVBand="0" w:oddHBand="0" w:evenHBand="0" w:firstRowFirstColumn="0" w:firstRowLastColumn="0" w:lastRowFirstColumn="0" w:lastRowLastColumn="0"/>
              <w:rPr>
                <w:b w:val="0"/>
              </w:rPr>
            </w:pPr>
          </w:p>
        </w:tc>
        <w:tc>
          <w:tcPr>
            <w:tcW w:w="900" w:type="dxa"/>
          </w:tcPr>
          <w:p w14:paraId="3A437D5E" w14:textId="77777777" w:rsidR="00BF57B7" w:rsidRDefault="00BF57B7" w:rsidP="00B759AB">
            <w:pPr>
              <w:jc w:val="center"/>
              <w:cnfStyle w:val="100000000000" w:firstRow="1" w:lastRow="0" w:firstColumn="0" w:lastColumn="0" w:oddVBand="0" w:evenVBand="0" w:oddHBand="0" w:evenHBand="0" w:firstRowFirstColumn="0" w:firstRowLastColumn="0" w:lastRowFirstColumn="0" w:lastRowLastColumn="0"/>
              <w:rPr>
                <w:b w:val="0"/>
              </w:rPr>
            </w:pPr>
          </w:p>
        </w:tc>
      </w:tr>
      <w:tr w:rsidR="00BF57B7" w14:paraId="06DBDDA7" w14:textId="77777777" w:rsidTr="00B7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4A3CE241" w14:textId="77777777" w:rsidR="00BF57B7" w:rsidRDefault="00BF57B7" w:rsidP="00B759AB"/>
        </w:tc>
        <w:tc>
          <w:tcPr>
            <w:tcW w:w="1800" w:type="dxa"/>
            <w:vAlign w:val="center"/>
          </w:tcPr>
          <w:p w14:paraId="1CC0A1DF" w14:textId="77777777" w:rsidR="00BF57B7" w:rsidRPr="00D62DBD" w:rsidRDefault="00BF57B7" w:rsidP="00B759AB">
            <w:pPr>
              <w:jc w:val="center"/>
              <w:cnfStyle w:val="000000100000" w:firstRow="0" w:lastRow="0" w:firstColumn="0" w:lastColumn="0" w:oddVBand="0" w:evenVBand="0" w:oddHBand="1" w:evenHBand="0" w:firstRowFirstColumn="0" w:firstRowLastColumn="0" w:lastRowFirstColumn="0" w:lastRowLastColumn="0"/>
              <w:rPr>
                <w:b/>
                <w:bCs/>
              </w:rPr>
            </w:pPr>
            <w:r w:rsidRPr="00D62DBD">
              <w:rPr>
                <w:b/>
                <w:bCs/>
              </w:rPr>
              <w:t>No splenectomy</w:t>
            </w:r>
          </w:p>
        </w:tc>
        <w:tc>
          <w:tcPr>
            <w:tcW w:w="1710" w:type="dxa"/>
          </w:tcPr>
          <w:p w14:paraId="250E9BB7" w14:textId="77777777" w:rsidR="00BF57B7" w:rsidRPr="00D62DBD" w:rsidRDefault="00BF57B7" w:rsidP="00B759AB">
            <w:pPr>
              <w:jc w:val="center"/>
              <w:cnfStyle w:val="000000100000" w:firstRow="0" w:lastRow="0" w:firstColumn="0" w:lastColumn="0" w:oddVBand="0" w:evenVBand="0" w:oddHBand="1" w:evenHBand="0" w:firstRowFirstColumn="0" w:firstRowLastColumn="0" w:lastRowFirstColumn="0" w:lastRowLastColumn="0"/>
              <w:rPr>
                <w:b/>
                <w:bCs/>
              </w:rPr>
            </w:pPr>
            <w:r w:rsidRPr="00D62DBD">
              <w:rPr>
                <w:b/>
                <w:bCs/>
              </w:rPr>
              <w:t>History of splenectomy</w:t>
            </w:r>
          </w:p>
        </w:tc>
        <w:tc>
          <w:tcPr>
            <w:tcW w:w="900" w:type="dxa"/>
            <w:vAlign w:val="center"/>
          </w:tcPr>
          <w:p w14:paraId="3C787BB2" w14:textId="77777777" w:rsidR="00BF57B7" w:rsidRPr="00D62DBD" w:rsidRDefault="00BF57B7" w:rsidP="00B759AB">
            <w:pPr>
              <w:jc w:val="center"/>
              <w:cnfStyle w:val="000000100000" w:firstRow="0" w:lastRow="0" w:firstColumn="0" w:lastColumn="0" w:oddVBand="0" w:evenVBand="0" w:oddHBand="1" w:evenHBand="0" w:firstRowFirstColumn="0" w:firstRowLastColumn="0" w:lastRowFirstColumn="0" w:lastRowLastColumn="0"/>
              <w:rPr>
                <w:b/>
                <w:bCs/>
              </w:rPr>
            </w:pPr>
            <w:r w:rsidRPr="00D62DBD">
              <w:rPr>
                <w:b/>
                <w:bCs/>
              </w:rPr>
              <w:t>p-value</w:t>
            </w:r>
          </w:p>
          <w:p w14:paraId="752E28B0" w14:textId="77777777" w:rsidR="00BF57B7" w:rsidRPr="00D62DBD" w:rsidRDefault="00BF57B7" w:rsidP="00B759AB">
            <w:pPr>
              <w:jc w:val="center"/>
              <w:cnfStyle w:val="000000100000" w:firstRow="0" w:lastRow="0" w:firstColumn="0" w:lastColumn="0" w:oddVBand="0" w:evenVBand="0" w:oddHBand="1" w:evenHBand="0" w:firstRowFirstColumn="0" w:firstRowLastColumn="0" w:lastRowFirstColumn="0" w:lastRowLastColumn="0"/>
              <w:rPr>
                <w:b/>
                <w:bCs/>
              </w:rPr>
            </w:pPr>
          </w:p>
        </w:tc>
      </w:tr>
      <w:tr w:rsidR="00BF57B7" w14:paraId="10988ECE" w14:textId="77777777" w:rsidTr="00B759AB">
        <w:tc>
          <w:tcPr>
            <w:cnfStyle w:val="001000000000" w:firstRow="0" w:lastRow="0" w:firstColumn="1" w:lastColumn="0" w:oddVBand="0" w:evenVBand="0" w:oddHBand="0" w:evenHBand="0" w:firstRowFirstColumn="0" w:firstRowLastColumn="0" w:lastRowFirstColumn="0" w:lastRowLastColumn="0"/>
            <w:tcW w:w="4950" w:type="dxa"/>
            <w:vAlign w:val="center"/>
          </w:tcPr>
          <w:p w14:paraId="3BD310EE" w14:textId="77777777" w:rsidR="00BF57B7" w:rsidRPr="00C74740" w:rsidRDefault="00BF57B7" w:rsidP="00B759AB">
            <w:pPr>
              <w:rPr>
                <w:b w:val="0"/>
                <w:bCs w:val="0"/>
              </w:rPr>
            </w:pPr>
            <w:r w:rsidRPr="00C74740">
              <w:rPr>
                <w:b w:val="0"/>
                <w:bCs w:val="0"/>
              </w:rPr>
              <w:t>N</w:t>
            </w:r>
          </w:p>
        </w:tc>
        <w:tc>
          <w:tcPr>
            <w:tcW w:w="1800" w:type="dxa"/>
            <w:vAlign w:val="center"/>
          </w:tcPr>
          <w:p w14:paraId="2B3D5C52"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168</w:t>
            </w:r>
          </w:p>
        </w:tc>
        <w:tc>
          <w:tcPr>
            <w:tcW w:w="1710" w:type="dxa"/>
          </w:tcPr>
          <w:p w14:paraId="6C0B71CE"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11</w:t>
            </w:r>
          </w:p>
        </w:tc>
        <w:tc>
          <w:tcPr>
            <w:tcW w:w="900" w:type="dxa"/>
          </w:tcPr>
          <w:p w14:paraId="0E19D8A3"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p>
        </w:tc>
      </w:tr>
      <w:tr w:rsidR="00BF57B7" w14:paraId="2F56CD38" w14:textId="77777777" w:rsidTr="00B7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47AB210B" w14:textId="77777777" w:rsidR="00BF57B7" w:rsidRPr="00C74740" w:rsidRDefault="00BF57B7" w:rsidP="00B759AB">
            <w:pPr>
              <w:rPr>
                <w:b w:val="0"/>
                <w:bCs w:val="0"/>
              </w:rPr>
            </w:pPr>
            <w:r w:rsidRPr="00C74740">
              <w:rPr>
                <w:b w:val="0"/>
                <w:bCs w:val="0"/>
              </w:rPr>
              <w:t>Age in years at diagnosis with CTEPH, median (IQR)</w:t>
            </w:r>
          </w:p>
        </w:tc>
        <w:tc>
          <w:tcPr>
            <w:tcW w:w="1800" w:type="dxa"/>
            <w:vAlign w:val="center"/>
          </w:tcPr>
          <w:p w14:paraId="0B1F8348" w14:textId="77777777" w:rsidR="00BF57B7" w:rsidRPr="00F27A61" w:rsidRDefault="00BF57B7" w:rsidP="00B759AB">
            <w:pPr>
              <w:jc w:val="center"/>
              <w:cnfStyle w:val="000000100000" w:firstRow="0" w:lastRow="0" w:firstColumn="0" w:lastColumn="0" w:oddVBand="0" w:evenVBand="0" w:oddHBand="1" w:evenHBand="0" w:firstRowFirstColumn="0" w:firstRowLastColumn="0" w:lastRowFirstColumn="0" w:lastRowLastColumn="0"/>
            </w:pPr>
            <w:r>
              <w:t>66 (53-72)</w:t>
            </w:r>
          </w:p>
        </w:tc>
        <w:tc>
          <w:tcPr>
            <w:tcW w:w="1710" w:type="dxa"/>
          </w:tcPr>
          <w:p w14:paraId="52FC244B"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60 (47-68)</w:t>
            </w:r>
          </w:p>
        </w:tc>
        <w:tc>
          <w:tcPr>
            <w:tcW w:w="900" w:type="dxa"/>
          </w:tcPr>
          <w:p w14:paraId="2E09217F"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0.51</w:t>
            </w:r>
          </w:p>
        </w:tc>
      </w:tr>
      <w:tr w:rsidR="00BF57B7" w14:paraId="7DC8099F" w14:textId="77777777" w:rsidTr="00B759AB">
        <w:tc>
          <w:tcPr>
            <w:cnfStyle w:val="001000000000" w:firstRow="0" w:lastRow="0" w:firstColumn="1" w:lastColumn="0" w:oddVBand="0" w:evenVBand="0" w:oddHBand="0" w:evenHBand="0" w:firstRowFirstColumn="0" w:firstRowLastColumn="0" w:lastRowFirstColumn="0" w:lastRowLastColumn="0"/>
            <w:tcW w:w="4950" w:type="dxa"/>
            <w:vAlign w:val="center"/>
          </w:tcPr>
          <w:p w14:paraId="300BAD25" w14:textId="77777777" w:rsidR="00BF57B7" w:rsidRPr="00C74740" w:rsidRDefault="00BF57B7" w:rsidP="00B759AB">
            <w:pPr>
              <w:rPr>
                <w:b w:val="0"/>
                <w:bCs w:val="0"/>
              </w:rPr>
            </w:pPr>
            <w:r w:rsidRPr="00C74740">
              <w:rPr>
                <w:b w:val="0"/>
                <w:bCs w:val="0"/>
              </w:rPr>
              <w:t>Female (%)</w:t>
            </w:r>
          </w:p>
        </w:tc>
        <w:tc>
          <w:tcPr>
            <w:tcW w:w="1800" w:type="dxa"/>
            <w:vAlign w:val="center"/>
          </w:tcPr>
          <w:p w14:paraId="4AFE2913"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48.8</w:t>
            </w:r>
          </w:p>
        </w:tc>
        <w:tc>
          <w:tcPr>
            <w:tcW w:w="1710" w:type="dxa"/>
          </w:tcPr>
          <w:p w14:paraId="137AA66E"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36.4</w:t>
            </w:r>
          </w:p>
        </w:tc>
        <w:tc>
          <w:tcPr>
            <w:tcW w:w="900" w:type="dxa"/>
          </w:tcPr>
          <w:p w14:paraId="634F8C58"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0.42</w:t>
            </w:r>
          </w:p>
        </w:tc>
      </w:tr>
      <w:tr w:rsidR="00BF57B7" w14:paraId="7B1910CF" w14:textId="77777777" w:rsidTr="00B7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7E260A0D" w14:textId="77777777" w:rsidR="00BF57B7" w:rsidRPr="00C74740" w:rsidRDefault="00BF57B7" w:rsidP="00B759AB">
            <w:pPr>
              <w:rPr>
                <w:b w:val="0"/>
                <w:bCs w:val="0"/>
              </w:rPr>
            </w:pPr>
            <w:r w:rsidRPr="00C74740">
              <w:rPr>
                <w:b w:val="0"/>
                <w:bCs w:val="0"/>
              </w:rPr>
              <w:t>PE diagnosis preceding diagnosis with CTEPH (%)</w:t>
            </w:r>
          </w:p>
        </w:tc>
        <w:tc>
          <w:tcPr>
            <w:tcW w:w="1800" w:type="dxa"/>
            <w:vAlign w:val="center"/>
          </w:tcPr>
          <w:p w14:paraId="145C8724"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76.2</w:t>
            </w:r>
          </w:p>
        </w:tc>
        <w:tc>
          <w:tcPr>
            <w:tcW w:w="1710" w:type="dxa"/>
          </w:tcPr>
          <w:p w14:paraId="3CB931A4"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81.8</w:t>
            </w:r>
          </w:p>
        </w:tc>
        <w:tc>
          <w:tcPr>
            <w:tcW w:w="900" w:type="dxa"/>
          </w:tcPr>
          <w:p w14:paraId="27B237F2"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0.67</w:t>
            </w:r>
          </w:p>
        </w:tc>
      </w:tr>
      <w:tr w:rsidR="00BF57B7" w14:paraId="1B9BE7AD" w14:textId="77777777" w:rsidTr="00B759AB">
        <w:tc>
          <w:tcPr>
            <w:cnfStyle w:val="001000000000" w:firstRow="0" w:lastRow="0" w:firstColumn="1" w:lastColumn="0" w:oddVBand="0" w:evenVBand="0" w:oddHBand="0" w:evenHBand="0" w:firstRowFirstColumn="0" w:firstRowLastColumn="0" w:lastRowFirstColumn="0" w:lastRowLastColumn="0"/>
            <w:tcW w:w="4950" w:type="dxa"/>
            <w:vAlign w:val="center"/>
          </w:tcPr>
          <w:p w14:paraId="0BA6C37F" w14:textId="77777777" w:rsidR="00BF57B7" w:rsidRPr="00C74740" w:rsidRDefault="00BF57B7" w:rsidP="00B759AB">
            <w:pPr>
              <w:rPr>
                <w:b w:val="0"/>
                <w:bCs w:val="0"/>
              </w:rPr>
            </w:pPr>
            <w:r w:rsidRPr="00C74740">
              <w:rPr>
                <w:b w:val="0"/>
                <w:bCs w:val="0"/>
              </w:rPr>
              <w:t>History of DVT (%)</w:t>
            </w:r>
          </w:p>
        </w:tc>
        <w:tc>
          <w:tcPr>
            <w:tcW w:w="1800" w:type="dxa"/>
            <w:vAlign w:val="center"/>
          </w:tcPr>
          <w:p w14:paraId="17A6A100"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53.0</w:t>
            </w:r>
          </w:p>
        </w:tc>
        <w:tc>
          <w:tcPr>
            <w:tcW w:w="1710" w:type="dxa"/>
          </w:tcPr>
          <w:p w14:paraId="6E7B49E0"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54.5</w:t>
            </w:r>
          </w:p>
        </w:tc>
        <w:tc>
          <w:tcPr>
            <w:tcW w:w="900" w:type="dxa"/>
          </w:tcPr>
          <w:p w14:paraId="0ACDFE27"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0.92</w:t>
            </w:r>
          </w:p>
        </w:tc>
      </w:tr>
      <w:tr w:rsidR="00BF57B7" w14:paraId="63290D53" w14:textId="77777777" w:rsidTr="00B7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47139297" w14:textId="77777777" w:rsidR="00BF57B7" w:rsidRPr="00C74740" w:rsidRDefault="00BF57B7" w:rsidP="00B759AB">
            <w:pPr>
              <w:rPr>
                <w:b w:val="0"/>
                <w:bCs w:val="0"/>
              </w:rPr>
            </w:pPr>
            <w:r w:rsidRPr="00C74740">
              <w:rPr>
                <w:b w:val="0"/>
                <w:bCs w:val="0"/>
              </w:rPr>
              <w:t>WHO functional, median (IQR)</w:t>
            </w:r>
          </w:p>
        </w:tc>
        <w:tc>
          <w:tcPr>
            <w:tcW w:w="1800" w:type="dxa"/>
            <w:vAlign w:val="center"/>
          </w:tcPr>
          <w:p w14:paraId="54EB9447" w14:textId="77777777" w:rsidR="00BF57B7" w:rsidRPr="00F27A61" w:rsidRDefault="00BF57B7" w:rsidP="00B759AB">
            <w:pPr>
              <w:jc w:val="center"/>
              <w:cnfStyle w:val="000000100000" w:firstRow="0" w:lastRow="0" w:firstColumn="0" w:lastColumn="0" w:oddVBand="0" w:evenVBand="0" w:oddHBand="1" w:evenHBand="0" w:firstRowFirstColumn="0" w:firstRowLastColumn="0" w:lastRowFirstColumn="0" w:lastRowLastColumn="0"/>
            </w:pPr>
            <w:r>
              <w:t>3 (2-3)</w:t>
            </w:r>
          </w:p>
        </w:tc>
        <w:tc>
          <w:tcPr>
            <w:tcW w:w="1710" w:type="dxa"/>
          </w:tcPr>
          <w:p w14:paraId="6CA4576F"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2 (2-3)</w:t>
            </w:r>
          </w:p>
        </w:tc>
        <w:tc>
          <w:tcPr>
            <w:tcW w:w="900" w:type="dxa"/>
          </w:tcPr>
          <w:p w14:paraId="77BB2FE3"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0.25</w:t>
            </w:r>
          </w:p>
        </w:tc>
      </w:tr>
      <w:tr w:rsidR="00BF57B7" w14:paraId="58833898" w14:textId="77777777" w:rsidTr="00B759AB">
        <w:tc>
          <w:tcPr>
            <w:cnfStyle w:val="001000000000" w:firstRow="0" w:lastRow="0" w:firstColumn="1" w:lastColumn="0" w:oddVBand="0" w:evenVBand="0" w:oddHBand="0" w:evenHBand="0" w:firstRowFirstColumn="0" w:firstRowLastColumn="0" w:lastRowFirstColumn="0" w:lastRowLastColumn="0"/>
            <w:tcW w:w="4950" w:type="dxa"/>
            <w:vAlign w:val="center"/>
          </w:tcPr>
          <w:p w14:paraId="38F11EB7" w14:textId="77777777" w:rsidR="00BF57B7" w:rsidRPr="00C74740" w:rsidRDefault="00BF57B7" w:rsidP="00B759AB">
            <w:pPr>
              <w:rPr>
                <w:b w:val="0"/>
                <w:bCs w:val="0"/>
              </w:rPr>
            </w:pPr>
            <w:r w:rsidRPr="00C74740">
              <w:rPr>
                <w:b w:val="0"/>
                <w:bCs w:val="0"/>
              </w:rPr>
              <w:t>6 minute walk distance in meters, median (IQR)</w:t>
            </w:r>
          </w:p>
        </w:tc>
        <w:tc>
          <w:tcPr>
            <w:tcW w:w="1800" w:type="dxa"/>
            <w:vAlign w:val="center"/>
          </w:tcPr>
          <w:p w14:paraId="15342C19" w14:textId="77777777" w:rsidR="00BF57B7" w:rsidRPr="00F27A61" w:rsidRDefault="00BF57B7" w:rsidP="00B759AB">
            <w:pPr>
              <w:jc w:val="center"/>
              <w:cnfStyle w:val="000000000000" w:firstRow="0" w:lastRow="0" w:firstColumn="0" w:lastColumn="0" w:oddVBand="0" w:evenVBand="0" w:oddHBand="0" w:evenHBand="0" w:firstRowFirstColumn="0" w:firstRowLastColumn="0" w:lastRowFirstColumn="0" w:lastRowLastColumn="0"/>
            </w:pPr>
            <w:r>
              <w:t>391 (306-460)</w:t>
            </w:r>
          </w:p>
        </w:tc>
        <w:tc>
          <w:tcPr>
            <w:tcW w:w="1710" w:type="dxa"/>
          </w:tcPr>
          <w:p w14:paraId="0D8C77DA"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404 (335-454)</w:t>
            </w:r>
          </w:p>
        </w:tc>
        <w:tc>
          <w:tcPr>
            <w:tcW w:w="900" w:type="dxa"/>
          </w:tcPr>
          <w:p w14:paraId="60DEA595"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0.87</w:t>
            </w:r>
          </w:p>
        </w:tc>
      </w:tr>
      <w:tr w:rsidR="00BF57B7" w14:paraId="60234354" w14:textId="77777777" w:rsidTr="00B7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tcPr>
          <w:p w14:paraId="3D1EF589" w14:textId="77777777" w:rsidR="00BF57B7" w:rsidRPr="00C74740" w:rsidRDefault="00BF57B7" w:rsidP="00B759AB">
            <w:pPr>
              <w:rPr>
                <w:b w:val="0"/>
                <w:bCs w:val="0"/>
              </w:rPr>
            </w:pPr>
            <w:r w:rsidRPr="00C74740">
              <w:rPr>
                <w:b w:val="0"/>
                <w:bCs w:val="0"/>
              </w:rPr>
              <w:t>Hemodynamics at diagnosis with CTEPH</w:t>
            </w:r>
          </w:p>
          <w:p w14:paraId="67BE6C33" w14:textId="77777777" w:rsidR="00BF57B7" w:rsidRPr="00C74740" w:rsidRDefault="00BF57B7" w:rsidP="00BF57B7">
            <w:pPr>
              <w:pStyle w:val="ListParagraph"/>
              <w:numPr>
                <w:ilvl w:val="0"/>
                <w:numId w:val="13"/>
              </w:numPr>
              <w:rPr>
                <w:b w:val="0"/>
                <w:bCs w:val="0"/>
              </w:rPr>
            </w:pPr>
            <w:r w:rsidRPr="00C74740">
              <w:rPr>
                <w:b w:val="0"/>
                <w:bCs w:val="0"/>
              </w:rPr>
              <w:t>mPAP in mmHg, median (IQR)</w:t>
            </w:r>
          </w:p>
          <w:p w14:paraId="0F49BBCB" w14:textId="77777777" w:rsidR="00BF57B7" w:rsidRPr="00C74740" w:rsidRDefault="00BF57B7" w:rsidP="00BF57B7">
            <w:pPr>
              <w:pStyle w:val="ListParagraph"/>
              <w:numPr>
                <w:ilvl w:val="0"/>
                <w:numId w:val="13"/>
              </w:numPr>
              <w:rPr>
                <w:b w:val="0"/>
                <w:bCs w:val="0"/>
              </w:rPr>
            </w:pPr>
            <w:r w:rsidRPr="00C74740">
              <w:rPr>
                <w:b w:val="0"/>
                <w:bCs w:val="0"/>
              </w:rPr>
              <w:t>PCWP in mmHg, median (IQR)</w:t>
            </w:r>
          </w:p>
          <w:p w14:paraId="1AB6175E" w14:textId="77777777" w:rsidR="00BF57B7" w:rsidRPr="00C74740" w:rsidRDefault="00BF57B7" w:rsidP="00BF57B7">
            <w:pPr>
              <w:pStyle w:val="ListParagraph"/>
              <w:numPr>
                <w:ilvl w:val="0"/>
                <w:numId w:val="13"/>
              </w:numPr>
              <w:rPr>
                <w:b w:val="0"/>
                <w:bCs w:val="0"/>
              </w:rPr>
            </w:pPr>
            <w:r w:rsidRPr="00C74740">
              <w:rPr>
                <w:b w:val="0"/>
                <w:bCs w:val="0"/>
              </w:rPr>
              <w:t>Cardiac output in L/min, median (IQR)</w:t>
            </w:r>
          </w:p>
          <w:p w14:paraId="56AB229A" w14:textId="77777777" w:rsidR="00BF57B7" w:rsidRPr="00C74740" w:rsidRDefault="00BF57B7" w:rsidP="00BF57B7">
            <w:pPr>
              <w:pStyle w:val="ListParagraph"/>
              <w:numPr>
                <w:ilvl w:val="0"/>
                <w:numId w:val="13"/>
              </w:numPr>
              <w:rPr>
                <w:b w:val="0"/>
                <w:bCs w:val="0"/>
              </w:rPr>
            </w:pPr>
            <w:r w:rsidRPr="00C74740">
              <w:rPr>
                <w:b w:val="0"/>
                <w:bCs w:val="0"/>
              </w:rPr>
              <w:t>PVR in Wood units, median (IQR)</w:t>
            </w:r>
          </w:p>
        </w:tc>
        <w:tc>
          <w:tcPr>
            <w:tcW w:w="1800" w:type="dxa"/>
          </w:tcPr>
          <w:p w14:paraId="7E5B4349"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p>
          <w:p w14:paraId="0E314374"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41 (34-51)</w:t>
            </w:r>
          </w:p>
          <w:p w14:paraId="12F57D67"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11 (9-15)</w:t>
            </w:r>
          </w:p>
          <w:p w14:paraId="6ED89E19"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4.4 (3.7-5.2)</w:t>
            </w:r>
          </w:p>
          <w:p w14:paraId="07362271"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7.0 (4.3-9.9)</w:t>
            </w:r>
          </w:p>
        </w:tc>
        <w:tc>
          <w:tcPr>
            <w:tcW w:w="1710" w:type="dxa"/>
          </w:tcPr>
          <w:p w14:paraId="42D3F82E"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p>
          <w:p w14:paraId="58E4E037"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38 (33-43)</w:t>
            </w:r>
          </w:p>
          <w:p w14:paraId="5F7A8036"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10 (10-14)</w:t>
            </w:r>
          </w:p>
          <w:p w14:paraId="79957679"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5.3 (4.4-6.3)</w:t>
            </w:r>
          </w:p>
          <w:p w14:paraId="75EEFE82"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4.7 (3.6-7.5)</w:t>
            </w:r>
          </w:p>
        </w:tc>
        <w:tc>
          <w:tcPr>
            <w:tcW w:w="900" w:type="dxa"/>
          </w:tcPr>
          <w:p w14:paraId="6CA6B97C"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p>
          <w:p w14:paraId="5326B86A"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0.36</w:t>
            </w:r>
          </w:p>
          <w:p w14:paraId="0F7DA9C8"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0.87</w:t>
            </w:r>
          </w:p>
          <w:p w14:paraId="62E70704"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0.02</w:t>
            </w:r>
          </w:p>
          <w:p w14:paraId="5405087B" w14:textId="77777777" w:rsidR="00BF57B7" w:rsidRDefault="00BF57B7" w:rsidP="00B759AB">
            <w:pPr>
              <w:jc w:val="center"/>
              <w:cnfStyle w:val="000000100000" w:firstRow="0" w:lastRow="0" w:firstColumn="0" w:lastColumn="0" w:oddVBand="0" w:evenVBand="0" w:oddHBand="1" w:evenHBand="0" w:firstRowFirstColumn="0" w:firstRowLastColumn="0" w:lastRowFirstColumn="0" w:lastRowLastColumn="0"/>
            </w:pPr>
            <w:r>
              <w:t>0.18</w:t>
            </w:r>
          </w:p>
        </w:tc>
      </w:tr>
      <w:tr w:rsidR="00BF57B7" w14:paraId="32E9E294" w14:textId="77777777" w:rsidTr="00B759AB">
        <w:tc>
          <w:tcPr>
            <w:cnfStyle w:val="001000000000" w:firstRow="0" w:lastRow="0" w:firstColumn="1" w:lastColumn="0" w:oddVBand="0" w:evenVBand="0" w:oddHBand="0" w:evenHBand="0" w:firstRowFirstColumn="0" w:firstRowLastColumn="0" w:lastRowFirstColumn="0" w:lastRowLastColumn="0"/>
            <w:tcW w:w="4950" w:type="dxa"/>
          </w:tcPr>
          <w:p w14:paraId="43DAD5E4" w14:textId="77777777" w:rsidR="00BF57B7" w:rsidRPr="00C74740" w:rsidRDefault="00BF57B7" w:rsidP="00B759AB">
            <w:pPr>
              <w:rPr>
                <w:b w:val="0"/>
                <w:bCs w:val="0"/>
              </w:rPr>
            </w:pPr>
            <w:r w:rsidRPr="00C74740">
              <w:rPr>
                <w:b w:val="0"/>
                <w:bCs w:val="0"/>
              </w:rPr>
              <w:t>Status post PTE surgery (%)</w:t>
            </w:r>
          </w:p>
        </w:tc>
        <w:tc>
          <w:tcPr>
            <w:tcW w:w="1800" w:type="dxa"/>
          </w:tcPr>
          <w:p w14:paraId="3D4C66A4" w14:textId="77777777" w:rsidR="00BF57B7" w:rsidRPr="00F27A61" w:rsidRDefault="00BF57B7" w:rsidP="00B759AB">
            <w:pPr>
              <w:jc w:val="center"/>
              <w:cnfStyle w:val="000000000000" w:firstRow="0" w:lastRow="0" w:firstColumn="0" w:lastColumn="0" w:oddVBand="0" w:evenVBand="0" w:oddHBand="0" w:evenHBand="0" w:firstRowFirstColumn="0" w:firstRowLastColumn="0" w:lastRowFirstColumn="0" w:lastRowLastColumn="0"/>
            </w:pPr>
            <w:r>
              <w:t>56.5</w:t>
            </w:r>
          </w:p>
        </w:tc>
        <w:tc>
          <w:tcPr>
            <w:tcW w:w="1710" w:type="dxa"/>
          </w:tcPr>
          <w:p w14:paraId="370A811D"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54.5</w:t>
            </w:r>
          </w:p>
        </w:tc>
        <w:tc>
          <w:tcPr>
            <w:tcW w:w="900" w:type="dxa"/>
          </w:tcPr>
          <w:p w14:paraId="2907FFB7" w14:textId="77777777" w:rsidR="00BF57B7" w:rsidRDefault="00BF57B7" w:rsidP="00B759AB">
            <w:pPr>
              <w:jc w:val="center"/>
              <w:cnfStyle w:val="000000000000" w:firstRow="0" w:lastRow="0" w:firstColumn="0" w:lastColumn="0" w:oddVBand="0" w:evenVBand="0" w:oddHBand="0" w:evenHBand="0" w:firstRowFirstColumn="0" w:firstRowLastColumn="0" w:lastRowFirstColumn="0" w:lastRowLastColumn="0"/>
            </w:pPr>
            <w:r>
              <w:t>0.90</w:t>
            </w:r>
          </w:p>
        </w:tc>
      </w:tr>
    </w:tbl>
    <w:p w14:paraId="7FB85D7D" w14:textId="77777777" w:rsidR="00BF57B7" w:rsidRDefault="00BF57B7" w:rsidP="00BF57B7">
      <w:pPr>
        <w:spacing w:after="0"/>
      </w:pPr>
    </w:p>
    <w:p w14:paraId="36C9D4C4" w14:textId="77777777" w:rsidR="00BF57B7" w:rsidRDefault="00BF57B7"/>
    <w:p w14:paraId="27320893" w14:textId="77777777" w:rsidR="00BF57B7" w:rsidRDefault="00BF57B7">
      <w:pPr>
        <w:rPr>
          <w:b/>
          <w:bCs/>
        </w:rPr>
      </w:pPr>
      <w:r>
        <w:rPr>
          <w:b/>
          <w:bCs/>
        </w:rPr>
        <w:br w:type="page"/>
      </w:r>
    </w:p>
    <w:p w14:paraId="2CB3EAD9" w14:textId="719CCB59" w:rsidR="009251EB" w:rsidRDefault="009251EB" w:rsidP="00225DD1">
      <w:pPr>
        <w:spacing w:after="0" w:line="240" w:lineRule="auto"/>
        <w:rPr>
          <w:b/>
          <w:bCs/>
        </w:rPr>
      </w:pPr>
      <w:r w:rsidRPr="009251EB">
        <w:rPr>
          <w:b/>
          <w:bCs/>
        </w:rPr>
        <w:lastRenderedPageBreak/>
        <w:t>References</w:t>
      </w:r>
    </w:p>
    <w:p w14:paraId="685EE0A2" w14:textId="77777777" w:rsidR="009251EB" w:rsidRPr="009251EB" w:rsidRDefault="009251EB" w:rsidP="00225DD1">
      <w:pPr>
        <w:spacing w:after="0" w:line="240" w:lineRule="auto"/>
        <w:rPr>
          <w:b/>
          <w:bCs/>
        </w:rPr>
      </w:pPr>
    </w:p>
    <w:p w14:paraId="494BAD1C" w14:textId="77777777" w:rsidR="00804E34" w:rsidRPr="00804E34" w:rsidRDefault="009251EB" w:rsidP="00804E34">
      <w:pPr>
        <w:pStyle w:val="EndNoteBibliography"/>
        <w:spacing w:after="0"/>
      </w:pPr>
      <w:r>
        <w:fldChar w:fldCharType="begin"/>
      </w:r>
      <w:r>
        <w:instrText xml:space="preserve"> ADDIN EN.REFLIST </w:instrText>
      </w:r>
      <w:r>
        <w:fldChar w:fldCharType="separate"/>
      </w:r>
      <w:r w:rsidR="00804E34" w:rsidRPr="00804E34">
        <w:t>1.</w:t>
      </w:r>
      <w:r w:rsidR="00804E34" w:rsidRPr="00804E34">
        <w:tab/>
        <w:t xml:space="preserve">Mahmud E, Madani MM, Kim NH, et al. Chronic Thromboembolic Pulmonary Hypertension: Evolving Therapeutic Approaches for Operable and Inoperable Disease. </w:t>
      </w:r>
      <w:r w:rsidR="00804E34" w:rsidRPr="00804E34">
        <w:rPr>
          <w:i/>
        </w:rPr>
        <w:t>J Am Coll Cardiol</w:t>
      </w:r>
      <w:r w:rsidR="00804E34" w:rsidRPr="00804E34">
        <w:t xml:space="preserve"> 2018; 71: 2468-2486. 2018/05/26. DOI: 10.1016/j.jacc.2018.04.009.</w:t>
      </w:r>
    </w:p>
    <w:p w14:paraId="129DC8B6" w14:textId="77777777" w:rsidR="00804E34" w:rsidRPr="00804E34" w:rsidRDefault="00804E34" w:rsidP="00804E34">
      <w:pPr>
        <w:pStyle w:val="EndNoteBibliography"/>
        <w:spacing w:after="0"/>
      </w:pPr>
      <w:r w:rsidRPr="00804E34">
        <w:t>2.</w:t>
      </w:r>
      <w:r w:rsidRPr="00804E34">
        <w:tab/>
        <w:t xml:space="preserve">Lang IM, Pesavento R, Bonderman D and Yuan JX. Risk factors and basic mechanisms of chronic thromboembolic pulmonary hypertension: a current understanding. </w:t>
      </w:r>
      <w:r w:rsidRPr="00804E34">
        <w:rPr>
          <w:i/>
        </w:rPr>
        <w:t>Eur Respir J</w:t>
      </w:r>
      <w:r w:rsidRPr="00804E34">
        <w:t xml:space="preserve"> 2013; 41: 462-468. 2012/06/16. DOI: 10.1183/09031936.00049312.</w:t>
      </w:r>
    </w:p>
    <w:p w14:paraId="14846D67" w14:textId="77777777" w:rsidR="00804E34" w:rsidRPr="00804E34" w:rsidRDefault="00804E34" w:rsidP="00804E34">
      <w:pPr>
        <w:pStyle w:val="EndNoteBibliography"/>
        <w:spacing w:after="0"/>
      </w:pPr>
      <w:r w:rsidRPr="00804E34">
        <w:t>3.</w:t>
      </w:r>
      <w:r w:rsidRPr="00804E34">
        <w:tab/>
        <w:t xml:space="preserve">Bonderman D, Wilkens H, Wakounig S, et al. Risk factors for chronic thromboembolic pulmonary hypertension. </w:t>
      </w:r>
      <w:r w:rsidRPr="00804E34">
        <w:rPr>
          <w:i/>
        </w:rPr>
        <w:t>Eur Respir J</w:t>
      </w:r>
      <w:r w:rsidRPr="00804E34">
        <w:t xml:space="preserve"> 2009; 33: 325-331. 2008/09/19. DOI: 10.1183/09031936.00087608.</w:t>
      </w:r>
    </w:p>
    <w:p w14:paraId="2AC38092" w14:textId="77777777" w:rsidR="00804E34" w:rsidRPr="00804E34" w:rsidRDefault="00804E34" w:rsidP="00804E34">
      <w:pPr>
        <w:pStyle w:val="EndNoteBibliography"/>
        <w:spacing w:after="0"/>
      </w:pPr>
      <w:r w:rsidRPr="00804E34">
        <w:t>4.</w:t>
      </w:r>
      <w:r w:rsidRPr="00804E34">
        <w:tab/>
        <w:t xml:space="preserve">Dodson MW, Cirulis MM, Li H, et al. Frequency of Thrombotic Risk Factors in Patients with Chronic Thromboembolic Pulmonary Hypertension and Acute Pulmonary Embolism: A Case-Control Study. </w:t>
      </w:r>
      <w:r w:rsidRPr="00804E34">
        <w:rPr>
          <w:i/>
        </w:rPr>
        <w:t>Clin Appl Thromb Hemost</w:t>
      </w:r>
      <w:r w:rsidRPr="00804E34">
        <w:t xml:space="preserve"> 2022; 28: 10760296211073277. 2022/01/11. DOI: 10.1177/10760296211073277.</w:t>
      </w:r>
    </w:p>
    <w:p w14:paraId="32B4CAF1" w14:textId="77777777" w:rsidR="00804E34" w:rsidRPr="00804E34" w:rsidRDefault="00804E34" w:rsidP="00804E34">
      <w:pPr>
        <w:pStyle w:val="EndNoteBibliography"/>
        <w:spacing w:after="0"/>
      </w:pPr>
      <w:r w:rsidRPr="00804E34">
        <w:t>5.</w:t>
      </w:r>
      <w:r w:rsidRPr="00804E34">
        <w:tab/>
        <w:t xml:space="preserve">Kristinsson SY, Gridley G, Hoover RN, et al. Long-term risks after splenectomy among 8,149 cancer-free American veterans: a cohort study with up to 27 years follow-up. </w:t>
      </w:r>
      <w:r w:rsidRPr="00804E34">
        <w:rPr>
          <w:i/>
        </w:rPr>
        <w:t>Haematologica</w:t>
      </w:r>
      <w:r w:rsidRPr="00804E34">
        <w:t xml:space="preserve"> 2014; 99: 392-398. 2013/09/24. DOI: 10.3324/haematol.2013.092460.</w:t>
      </w:r>
    </w:p>
    <w:p w14:paraId="6FFBF35C" w14:textId="77777777" w:rsidR="00804E34" w:rsidRPr="00804E34" w:rsidRDefault="00804E34" w:rsidP="00804E34">
      <w:pPr>
        <w:pStyle w:val="EndNoteBibliography"/>
        <w:spacing w:after="0"/>
      </w:pPr>
      <w:r w:rsidRPr="00804E34">
        <w:t>6.</w:t>
      </w:r>
      <w:r w:rsidRPr="00804E34">
        <w:tab/>
        <w:t xml:space="preserve">Lin JN, Chen HJ, Lin MC, et al. Risk of venous thromboembolism in patients with splenic injury and splenectomy. A nationwide cohort study. </w:t>
      </w:r>
      <w:r w:rsidRPr="00804E34">
        <w:rPr>
          <w:i/>
        </w:rPr>
        <w:t>Thromb Haemost</w:t>
      </w:r>
      <w:r w:rsidRPr="00804E34">
        <w:t xml:space="preserve"> 2016; 115: 176-183. 2015/09/04. DOI: 10.1160/TH15-05-0381.</w:t>
      </w:r>
    </w:p>
    <w:p w14:paraId="6145C43F" w14:textId="77777777" w:rsidR="00804E34" w:rsidRPr="00804E34" w:rsidRDefault="00804E34" w:rsidP="00804E34">
      <w:pPr>
        <w:pStyle w:val="EndNoteBibliography"/>
        <w:spacing w:after="0"/>
      </w:pPr>
      <w:r w:rsidRPr="00804E34">
        <w:t>7.</w:t>
      </w:r>
      <w:r w:rsidRPr="00804E34">
        <w:tab/>
        <w:t xml:space="preserve">Thomsen RW, Schoonen WM, Farkas DK, et al. Risk of venous thromboembolism in splenectomized patients compared with the general population and appendectomized patients: a 10-year nationwide cohort study. </w:t>
      </w:r>
      <w:r w:rsidRPr="00804E34">
        <w:rPr>
          <w:i/>
        </w:rPr>
        <w:t>J Thromb Haemost</w:t>
      </w:r>
      <w:r w:rsidRPr="00804E34">
        <w:t xml:space="preserve"> 2010; 8: 1413-1416. 2010/03/12. DOI: 10.1111/j.1538-7836.2010.03849.x.</w:t>
      </w:r>
    </w:p>
    <w:p w14:paraId="0D045343" w14:textId="77777777" w:rsidR="00804E34" w:rsidRPr="00804E34" w:rsidRDefault="00804E34" w:rsidP="00804E34">
      <w:pPr>
        <w:pStyle w:val="EndNoteBibliography"/>
        <w:spacing w:after="0"/>
      </w:pPr>
      <w:r w:rsidRPr="00804E34">
        <w:t>8.</w:t>
      </w:r>
      <w:r w:rsidRPr="00804E34">
        <w:tab/>
        <w:t xml:space="preserve">Bonderman D, Jakowitsch J, Adlbrecht C, et al. Medical conditions increasing the risk of chronic thromboembolic pulmonary hypertension. </w:t>
      </w:r>
      <w:r w:rsidRPr="00804E34">
        <w:rPr>
          <w:i/>
        </w:rPr>
        <w:t>Thromb Haemost</w:t>
      </w:r>
      <w:r w:rsidRPr="00804E34">
        <w:t xml:space="preserve"> 2005; 93: 512-516. 2005/03/01. DOI: 10.1160/TH04-10-0657.</w:t>
      </w:r>
    </w:p>
    <w:p w14:paraId="23522ABA" w14:textId="77777777" w:rsidR="00804E34" w:rsidRPr="00804E34" w:rsidRDefault="00804E34" w:rsidP="00804E34">
      <w:pPr>
        <w:pStyle w:val="EndNoteBibliography"/>
        <w:spacing w:after="0"/>
      </w:pPr>
      <w:r w:rsidRPr="00804E34">
        <w:t>9.</w:t>
      </w:r>
      <w:r w:rsidRPr="00804E34">
        <w:tab/>
        <w:t xml:space="preserve">Martinez C, Wallenhorst C, Teal S, et al. Incidence and risk factors of chronic thromboembolic pulmonary hypertension following venous thromboembolism, a population-based cohort study in England. </w:t>
      </w:r>
      <w:r w:rsidRPr="00804E34">
        <w:rPr>
          <w:i/>
        </w:rPr>
        <w:t>Pulm Circ</w:t>
      </w:r>
      <w:r w:rsidRPr="00804E34">
        <w:t xml:space="preserve"> 2018; 8: 2045894018791358. 2018/07/10. DOI: 10.1177/2045894018791358.</w:t>
      </w:r>
    </w:p>
    <w:p w14:paraId="4AEA8D74" w14:textId="77777777" w:rsidR="00804E34" w:rsidRPr="00804E34" w:rsidRDefault="00804E34" w:rsidP="00804E34">
      <w:pPr>
        <w:pStyle w:val="EndNoteBibliography"/>
        <w:spacing w:after="0"/>
      </w:pPr>
      <w:r w:rsidRPr="00804E34">
        <w:t>10.</w:t>
      </w:r>
      <w:r w:rsidRPr="00804E34">
        <w:tab/>
        <w:t xml:space="preserve">Klok FA, Dzikowska-Diduch O, Kostrubiec M, et al. Derivation of a clinical prediction score for chronic thromboembolic pulmonary hypertension after acute pulmonary embolism. </w:t>
      </w:r>
      <w:r w:rsidRPr="00804E34">
        <w:rPr>
          <w:i/>
        </w:rPr>
        <w:t>J Thromb Haemost</w:t>
      </w:r>
      <w:r w:rsidRPr="00804E34">
        <w:t xml:space="preserve"> 2016; 14: 121-128. DOI: 10.1111/jth.13175.</w:t>
      </w:r>
    </w:p>
    <w:p w14:paraId="3B65CE99" w14:textId="77777777" w:rsidR="00804E34" w:rsidRPr="00804E34" w:rsidRDefault="00804E34" w:rsidP="00804E34">
      <w:pPr>
        <w:pStyle w:val="EndNoteBibliography"/>
        <w:spacing w:after="0"/>
      </w:pPr>
      <w:r w:rsidRPr="00804E34">
        <w:t>11.</w:t>
      </w:r>
      <w:r w:rsidRPr="00804E34">
        <w:tab/>
        <w:t xml:space="preserve">Cirulis MM, Knox DB, Stoddard GJ, et al. The CTEPH Trajectories Study: Assessment of Follow-Up after Acute Pulmonary Embolism to Identify Missed Opportunities for Chronic Thromboembolic Pulmonary Hypertension Diagnosis. </w:t>
      </w:r>
      <w:r w:rsidRPr="00804E34">
        <w:rPr>
          <w:i/>
        </w:rPr>
        <w:t>Ann Am Thorac Soc</w:t>
      </w:r>
      <w:r w:rsidRPr="00804E34">
        <w:t xml:space="preserve"> 2022; 19: 1428-1432. 2022/04/12. DOI: 10.1513/AnnalsATS.202112-1316RL.</w:t>
      </w:r>
    </w:p>
    <w:p w14:paraId="515FD5E6" w14:textId="77777777" w:rsidR="00804E34" w:rsidRPr="00804E34" w:rsidRDefault="00804E34" w:rsidP="00804E34">
      <w:pPr>
        <w:pStyle w:val="EndNoteBibliography"/>
        <w:spacing w:after="0"/>
      </w:pPr>
      <w:r w:rsidRPr="00804E34">
        <w:t>12.</w:t>
      </w:r>
      <w:r w:rsidRPr="00804E34">
        <w:tab/>
        <w:t xml:space="preserve">Scarpato BM, Locke BW, Bledsoe J, et al. The association between pulmonary artery enlargement and mortality in an Emergency Department population undergoing computed tomography pulmonary angiography. </w:t>
      </w:r>
      <w:r w:rsidRPr="00804E34">
        <w:rPr>
          <w:i/>
        </w:rPr>
        <w:t>Pulm Circ</w:t>
      </w:r>
      <w:r w:rsidRPr="00804E34">
        <w:t xml:space="preserve"> 2023; 13: e12225. 20230401. DOI: 10.1002/pul2.12225.</w:t>
      </w:r>
    </w:p>
    <w:p w14:paraId="0D526250" w14:textId="77777777" w:rsidR="00804E34" w:rsidRPr="00804E34" w:rsidRDefault="00804E34" w:rsidP="00804E34">
      <w:pPr>
        <w:pStyle w:val="EndNoteBibliography"/>
        <w:spacing w:after="0"/>
      </w:pPr>
      <w:r w:rsidRPr="00804E34">
        <w:lastRenderedPageBreak/>
        <w:t>13.</w:t>
      </w:r>
      <w:r w:rsidRPr="00804E34">
        <w:tab/>
        <w:t xml:space="preserve">Qanadli SD, El Hajjam M, Vieillard-Baron A, et al. New CT index to quantify arterial obstruction in pulmonary embolism: comparison with angiographic index and echocardiography. </w:t>
      </w:r>
      <w:r w:rsidRPr="00804E34">
        <w:rPr>
          <w:i/>
        </w:rPr>
        <w:t>AJR Am J Roentgenol</w:t>
      </w:r>
      <w:r w:rsidRPr="00804E34">
        <w:t xml:space="preserve"> 2001; 176: 1415-1420. DOI: 10.2214/ajr.176.6.1761415.</w:t>
      </w:r>
    </w:p>
    <w:p w14:paraId="617747CF" w14:textId="77777777" w:rsidR="00804E34" w:rsidRPr="00804E34" w:rsidRDefault="00804E34" w:rsidP="00804E34">
      <w:pPr>
        <w:pStyle w:val="EndNoteBibliography"/>
        <w:spacing w:after="0"/>
      </w:pPr>
      <w:r w:rsidRPr="00804E34">
        <w:t>14.</w:t>
      </w:r>
      <w:r w:rsidRPr="00804E34">
        <w:tab/>
        <w:t xml:space="preserve">Dupont MV, Dragean CA and Coche EE. Right ventricle function assessment by MDCT. </w:t>
      </w:r>
      <w:r w:rsidRPr="00804E34">
        <w:rPr>
          <w:i/>
        </w:rPr>
        <w:t>AJR Am J Roentgenol</w:t>
      </w:r>
      <w:r w:rsidRPr="00804E34">
        <w:t xml:space="preserve"> 2011; 196: 77-86. DOI: 10.2214/AJR.09.3801.</w:t>
      </w:r>
    </w:p>
    <w:p w14:paraId="23A72893" w14:textId="77777777" w:rsidR="00804E34" w:rsidRPr="00804E34" w:rsidRDefault="00804E34" w:rsidP="00804E34">
      <w:pPr>
        <w:pStyle w:val="EndNoteBibliography"/>
        <w:spacing w:after="0"/>
      </w:pPr>
      <w:r w:rsidRPr="00804E34">
        <w:t>15.</w:t>
      </w:r>
      <w:r w:rsidRPr="00804E34">
        <w:tab/>
        <w:t xml:space="preserve">Jais X, Ioos V, Jardim C, et al. Splenectomy and chronic thromboembolic pulmonary hypertension. </w:t>
      </w:r>
      <w:r w:rsidRPr="00804E34">
        <w:rPr>
          <w:i/>
        </w:rPr>
        <w:t>Thorax</w:t>
      </w:r>
      <w:r w:rsidRPr="00804E34">
        <w:t xml:space="preserve"> 2005; 60: 1031-1034. 2005/08/09. DOI: 10.1136/thx.2004.038083.</w:t>
      </w:r>
    </w:p>
    <w:p w14:paraId="7014A6B4" w14:textId="77777777" w:rsidR="00804E34" w:rsidRPr="00804E34" w:rsidRDefault="00804E34" w:rsidP="00804E34">
      <w:pPr>
        <w:pStyle w:val="EndNoteBibliography"/>
        <w:spacing w:after="0"/>
      </w:pPr>
      <w:r w:rsidRPr="00804E34">
        <w:t>16.</w:t>
      </w:r>
      <w:r w:rsidRPr="00804E34">
        <w:tab/>
        <w:t xml:space="preserve">Guerin L, Couturaud F, Parent F, et al. Prevalence of chronic thromboembolic pulmonary hypertension after acute pulmonary embolism. Prevalence of CTEPH after pulmonary embolism. </w:t>
      </w:r>
      <w:r w:rsidRPr="00804E34">
        <w:rPr>
          <w:i/>
        </w:rPr>
        <w:t>Thromb Haemost</w:t>
      </w:r>
      <w:r w:rsidRPr="00804E34">
        <w:t xml:space="preserve"> 2014; 112: 598-605. DOI: 10.1160/TH13-07-0538.</w:t>
      </w:r>
    </w:p>
    <w:p w14:paraId="009CE162" w14:textId="77777777" w:rsidR="00804E34" w:rsidRPr="00804E34" w:rsidRDefault="00804E34" w:rsidP="00804E34">
      <w:pPr>
        <w:pStyle w:val="EndNoteBibliography"/>
        <w:spacing w:after="0"/>
      </w:pPr>
      <w:r w:rsidRPr="00804E34">
        <w:t>17.</w:t>
      </w:r>
      <w:r w:rsidRPr="00804E34">
        <w:tab/>
        <w:t xml:space="preserve">Pepke-Zaba J, Delcroix M, Lang I, et al. Chronic thromboembolic pulmonary hypertension (CTEPH): results from an international prospective registry. </w:t>
      </w:r>
      <w:r w:rsidRPr="00804E34">
        <w:rPr>
          <w:i/>
        </w:rPr>
        <w:t>Circulation</w:t>
      </w:r>
      <w:r w:rsidRPr="00804E34">
        <w:t xml:space="preserve"> 2011; 124: 1973-1981. 2011/10/05. DOI: 10.1161/CIRCULATIONAHA.110.015008.</w:t>
      </w:r>
    </w:p>
    <w:p w14:paraId="694618E0" w14:textId="77777777" w:rsidR="00804E34" w:rsidRPr="00804E34" w:rsidRDefault="00804E34" w:rsidP="00804E34">
      <w:pPr>
        <w:pStyle w:val="EndNoteBibliography"/>
        <w:spacing w:after="0"/>
      </w:pPr>
      <w:r w:rsidRPr="00804E34">
        <w:t>18.</w:t>
      </w:r>
      <w:r w:rsidRPr="00804E34">
        <w:tab/>
        <w:t xml:space="preserve">Condliffe R, Kiely DG, Gibbs JS, et al. Prognostic and aetiological factors in chronic thromboembolic pulmonary hypertension. </w:t>
      </w:r>
      <w:r w:rsidRPr="00804E34">
        <w:rPr>
          <w:i/>
        </w:rPr>
        <w:t>Eur Respir J</w:t>
      </w:r>
      <w:r w:rsidRPr="00804E34">
        <w:t xml:space="preserve"> 2009; 33: 332-338. 2008/10/03. DOI: 10.1183/09031936.00092008.</w:t>
      </w:r>
    </w:p>
    <w:p w14:paraId="3FDBBE8D" w14:textId="77777777" w:rsidR="00804E34" w:rsidRPr="00804E34" w:rsidRDefault="00804E34" w:rsidP="00804E34">
      <w:pPr>
        <w:pStyle w:val="EndNoteBibliography"/>
        <w:spacing w:after="0"/>
      </w:pPr>
      <w:r w:rsidRPr="00804E34">
        <w:t>19.</w:t>
      </w:r>
      <w:r w:rsidRPr="00804E34">
        <w:tab/>
        <w:t xml:space="preserve">Bonderman D, Skoro-Sajer N, Jakowitsch J, et al. Predictors of outcome in chronic thromboembolic pulmonary hypertension. </w:t>
      </w:r>
      <w:r w:rsidRPr="00804E34">
        <w:rPr>
          <w:i/>
        </w:rPr>
        <w:t>Circulation</w:t>
      </w:r>
      <w:r w:rsidRPr="00804E34">
        <w:t xml:space="preserve"> 2007; 115: 2153-2158. 2007/04/11. DOI: 10.1161/CIRCULATIONAHA.106.661041.</w:t>
      </w:r>
    </w:p>
    <w:p w14:paraId="2D425440" w14:textId="77777777" w:rsidR="00804E34" w:rsidRPr="00804E34" w:rsidRDefault="00804E34" w:rsidP="00804E34">
      <w:pPr>
        <w:pStyle w:val="EndNoteBibliography"/>
        <w:spacing w:after="0"/>
      </w:pPr>
      <w:r w:rsidRPr="00804E34">
        <w:t>20.</w:t>
      </w:r>
      <w:r w:rsidRPr="00804E34">
        <w:tab/>
        <w:t xml:space="preserve">Fontana V, Jy W, Ahn ER, et al. Increased procoagulant cell-derived microparticles (C-MP) in splenectomized patients with ITP. </w:t>
      </w:r>
      <w:r w:rsidRPr="00804E34">
        <w:rPr>
          <w:i/>
        </w:rPr>
        <w:t>Thromb Res</w:t>
      </w:r>
      <w:r w:rsidRPr="00804E34">
        <w:t xml:space="preserve"> 2008; 122: 599-603. 20080311. DOI: 10.1016/j.thromres.2007.12.022.</w:t>
      </w:r>
    </w:p>
    <w:p w14:paraId="2CC7325F" w14:textId="77777777" w:rsidR="00804E34" w:rsidRPr="00804E34" w:rsidRDefault="00804E34" w:rsidP="00804E34">
      <w:pPr>
        <w:pStyle w:val="EndNoteBibliography"/>
        <w:spacing w:after="0"/>
      </w:pPr>
      <w:r w:rsidRPr="00804E34">
        <w:t>21.</w:t>
      </w:r>
      <w:r w:rsidRPr="00804E34">
        <w:tab/>
        <w:t xml:space="preserve">Sewify EM, Sayed D, Abdel Aal RF, et al. Increased circulating red cell microparticles (RMP) and platelet microparticles (PMP) in immune thrombocytopenic purpura. </w:t>
      </w:r>
      <w:r w:rsidRPr="00804E34">
        <w:rPr>
          <w:i/>
        </w:rPr>
        <w:t>Thromb Res</w:t>
      </w:r>
      <w:r w:rsidRPr="00804E34">
        <w:t xml:space="preserve"> 2013; 131: e59-63. 20121213. DOI: 10.1016/j.thromres.2012.11.021.</w:t>
      </w:r>
    </w:p>
    <w:p w14:paraId="41B385B0" w14:textId="77777777" w:rsidR="00804E34" w:rsidRPr="00804E34" w:rsidRDefault="00804E34" w:rsidP="00804E34">
      <w:pPr>
        <w:pStyle w:val="EndNoteBibliography"/>
        <w:spacing w:after="0"/>
      </w:pPr>
      <w:r w:rsidRPr="00804E34">
        <w:t>22.</w:t>
      </w:r>
      <w:r w:rsidRPr="00804E34">
        <w:tab/>
        <w:t xml:space="preserve">Tantawy AA, Adly AA, Ismail EA and Habeeb NM. Flow cytometric assessment of circulating platelet and erythrocytes microparticles in young thalassemia major patients: relation to pulmonary hypertension and aortic wall stiffness. </w:t>
      </w:r>
      <w:r w:rsidRPr="00804E34">
        <w:rPr>
          <w:i/>
        </w:rPr>
        <w:t>Eur J Haematol</w:t>
      </w:r>
      <w:r w:rsidRPr="00804E34">
        <w:t xml:space="preserve"> 2013; 90: 508-518. 20130419. DOI: 10.1111/ejh.12108.</w:t>
      </w:r>
    </w:p>
    <w:p w14:paraId="0BF8AAA0" w14:textId="77777777" w:rsidR="00804E34" w:rsidRPr="00804E34" w:rsidRDefault="00804E34" w:rsidP="00804E34">
      <w:pPr>
        <w:pStyle w:val="EndNoteBibliography"/>
        <w:spacing w:after="0"/>
      </w:pPr>
      <w:r w:rsidRPr="00804E34">
        <w:t>23.</w:t>
      </w:r>
      <w:r w:rsidRPr="00804E34">
        <w:tab/>
        <w:t xml:space="preserve">Bucciarelli P, Martinelli I, Artoni A, et al. Circulating microparticles and risk of venous thromboembolism. </w:t>
      </w:r>
      <w:r w:rsidRPr="00804E34">
        <w:rPr>
          <w:i/>
        </w:rPr>
        <w:t>Thromb Res</w:t>
      </w:r>
      <w:r w:rsidRPr="00804E34">
        <w:t xml:space="preserve"> 2012; 129: 591-597. 20110909. DOI: 10.1016/j.thromres.2011.08.020.</w:t>
      </w:r>
    </w:p>
    <w:p w14:paraId="3AF297F9" w14:textId="77777777" w:rsidR="00804E34" w:rsidRPr="00804E34" w:rsidRDefault="00804E34" w:rsidP="00804E34">
      <w:pPr>
        <w:pStyle w:val="EndNoteBibliography"/>
        <w:spacing w:after="0"/>
      </w:pPr>
      <w:r w:rsidRPr="00804E34">
        <w:t>24.</w:t>
      </w:r>
      <w:r w:rsidRPr="00804E34">
        <w:tab/>
        <w:t xml:space="preserve">Owens AP, 3rd and Mackman N. Microparticles in hemostasis and thrombosis. </w:t>
      </w:r>
      <w:r w:rsidRPr="00804E34">
        <w:rPr>
          <w:i/>
        </w:rPr>
        <w:t>Circ Res</w:t>
      </w:r>
      <w:r w:rsidRPr="00804E34">
        <w:t xml:space="preserve"> 2011; 108: 1284-1297. DOI: 10.1161/CIRCRESAHA.110.233056.</w:t>
      </w:r>
    </w:p>
    <w:p w14:paraId="5A909645" w14:textId="77777777" w:rsidR="00804E34" w:rsidRPr="00804E34" w:rsidRDefault="00804E34" w:rsidP="00804E34">
      <w:pPr>
        <w:pStyle w:val="EndNoteBibliography"/>
      </w:pPr>
      <w:r w:rsidRPr="00804E34">
        <w:t>25.</w:t>
      </w:r>
      <w:r w:rsidRPr="00804E34">
        <w:tab/>
        <w:t xml:space="preserve">Frey MK, Alias S, Winter MP, et al. Splenectomy is modifying the vascular remodeling of thrombosis. </w:t>
      </w:r>
      <w:r w:rsidRPr="00804E34">
        <w:rPr>
          <w:i/>
        </w:rPr>
        <w:t>J Am Heart Assoc</w:t>
      </w:r>
      <w:r w:rsidRPr="00804E34">
        <w:t xml:space="preserve"> 2014; 3: e000772. 2014/03/04. DOI: 10.1161/JAHA.113.000772.</w:t>
      </w:r>
    </w:p>
    <w:p w14:paraId="49F6F39B" w14:textId="76594A9E" w:rsidR="006812BB" w:rsidRPr="006812BB" w:rsidRDefault="009251EB" w:rsidP="00477060">
      <w:pPr>
        <w:pStyle w:val="EndNoteBibliography"/>
        <w:spacing w:after="0"/>
        <w:rPr>
          <w:rFonts w:ascii="Times New Roman" w:eastAsia="Times New Roman" w:hAnsi="Times New Roman" w:cs="Times New Roman"/>
          <w:kern w:val="0"/>
          <w14:ligatures w14:val="none"/>
        </w:rPr>
      </w:pPr>
      <w:r>
        <w:fldChar w:fldCharType="end"/>
      </w:r>
    </w:p>
    <w:p w14:paraId="18090E64" w14:textId="21EC6950" w:rsidR="006812BB" w:rsidRPr="00283703" w:rsidRDefault="006812BB" w:rsidP="006812BB">
      <w:pPr>
        <w:pStyle w:val="EndNoteBibliography"/>
        <w:spacing w:after="0"/>
        <w:ind w:left="720" w:hanging="720"/>
        <w:rPr>
          <w:rFonts w:ascii="Times New Roman" w:eastAsia="Times New Roman" w:hAnsi="Times New Roman" w:cs="Times New Roman"/>
          <w:kern w:val="0"/>
          <w14:ligatures w14:val="none"/>
        </w:rPr>
      </w:pPr>
    </w:p>
    <w:p w14:paraId="541AE0CA" w14:textId="77777777" w:rsidR="00CE0C9C" w:rsidRPr="00CE0C9C" w:rsidRDefault="00CE0C9C" w:rsidP="00226E15">
      <w:pPr>
        <w:pStyle w:val="EndNoteBibliography"/>
        <w:spacing w:after="0"/>
        <w:ind w:left="720" w:hanging="720"/>
      </w:pPr>
    </w:p>
    <w:sectPr w:rsidR="00CE0C9C" w:rsidRPr="00CE0C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B6FA9" w14:textId="77777777" w:rsidR="004549A8" w:rsidRDefault="004549A8" w:rsidP="00CE0C9C">
      <w:pPr>
        <w:spacing w:after="0" w:line="240" w:lineRule="auto"/>
      </w:pPr>
      <w:r>
        <w:separator/>
      </w:r>
    </w:p>
  </w:endnote>
  <w:endnote w:type="continuationSeparator" w:id="0">
    <w:p w14:paraId="40333ECE" w14:textId="77777777" w:rsidR="004549A8" w:rsidRDefault="004549A8" w:rsidP="00CE0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3FB1E" w14:textId="77777777" w:rsidR="004549A8" w:rsidRDefault="004549A8" w:rsidP="00CE0C9C">
      <w:pPr>
        <w:spacing w:after="0" w:line="240" w:lineRule="auto"/>
      </w:pPr>
      <w:r>
        <w:separator/>
      </w:r>
    </w:p>
  </w:footnote>
  <w:footnote w:type="continuationSeparator" w:id="0">
    <w:p w14:paraId="019F58E4" w14:textId="77777777" w:rsidR="004549A8" w:rsidRDefault="004549A8" w:rsidP="00CE0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2A46"/>
    <w:multiLevelType w:val="multilevel"/>
    <w:tmpl w:val="096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B31D6B"/>
    <w:multiLevelType w:val="hybridMultilevel"/>
    <w:tmpl w:val="7E040062"/>
    <w:lvl w:ilvl="0" w:tplc="ED7AE832">
      <w:start w:val="1"/>
      <w:numFmt w:val="decimal"/>
      <w:lvlText w:val="%1."/>
      <w:lvlJc w:val="left"/>
      <w:pPr>
        <w:ind w:left="1020" w:hanging="360"/>
      </w:pPr>
    </w:lvl>
    <w:lvl w:ilvl="1" w:tplc="6A00F264">
      <w:start w:val="1"/>
      <w:numFmt w:val="decimal"/>
      <w:lvlText w:val="%2."/>
      <w:lvlJc w:val="left"/>
      <w:pPr>
        <w:ind w:left="1020" w:hanging="360"/>
      </w:pPr>
    </w:lvl>
    <w:lvl w:ilvl="2" w:tplc="A080E3C8">
      <w:start w:val="1"/>
      <w:numFmt w:val="decimal"/>
      <w:lvlText w:val="%3."/>
      <w:lvlJc w:val="left"/>
      <w:pPr>
        <w:ind w:left="1020" w:hanging="360"/>
      </w:pPr>
    </w:lvl>
    <w:lvl w:ilvl="3" w:tplc="10D8837A">
      <w:start w:val="1"/>
      <w:numFmt w:val="decimal"/>
      <w:lvlText w:val="%4."/>
      <w:lvlJc w:val="left"/>
      <w:pPr>
        <w:ind w:left="1020" w:hanging="360"/>
      </w:pPr>
    </w:lvl>
    <w:lvl w:ilvl="4" w:tplc="7B18BA48">
      <w:start w:val="1"/>
      <w:numFmt w:val="decimal"/>
      <w:lvlText w:val="%5."/>
      <w:lvlJc w:val="left"/>
      <w:pPr>
        <w:ind w:left="1020" w:hanging="360"/>
      </w:pPr>
    </w:lvl>
    <w:lvl w:ilvl="5" w:tplc="F40AB4AC">
      <w:start w:val="1"/>
      <w:numFmt w:val="decimal"/>
      <w:lvlText w:val="%6."/>
      <w:lvlJc w:val="left"/>
      <w:pPr>
        <w:ind w:left="1020" w:hanging="360"/>
      </w:pPr>
    </w:lvl>
    <w:lvl w:ilvl="6" w:tplc="A4749F62">
      <w:start w:val="1"/>
      <w:numFmt w:val="decimal"/>
      <w:lvlText w:val="%7."/>
      <w:lvlJc w:val="left"/>
      <w:pPr>
        <w:ind w:left="1020" w:hanging="360"/>
      </w:pPr>
    </w:lvl>
    <w:lvl w:ilvl="7" w:tplc="E62CD998">
      <w:start w:val="1"/>
      <w:numFmt w:val="decimal"/>
      <w:lvlText w:val="%8."/>
      <w:lvlJc w:val="left"/>
      <w:pPr>
        <w:ind w:left="1020" w:hanging="360"/>
      </w:pPr>
    </w:lvl>
    <w:lvl w:ilvl="8" w:tplc="18002BE6">
      <w:start w:val="1"/>
      <w:numFmt w:val="decimal"/>
      <w:lvlText w:val="%9."/>
      <w:lvlJc w:val="left"/>
      <w:pPr>
        <w:ind w:left="1020" w:hanging="360"/>
      </w:pPr>
    </w:lvl>
  </w:abstractNum>
  <w:abstractNum w:abstractNumId="2" w15:restartNumberingAfterBreak="0">
    <w:nsid w:val="1B9F663E"/>
    <w:multiLevelType w:val="multilevel"/>
    <w:tmpl w:val="3E9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165B9"/>
    <w:multiLevelType w:val="multilevel"/>
    <w:tmpl w:val="8C2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F7078D"/>
    <w:multiLevelType w:val="hybridMultilevel"/>
    <w:tmpl w:val="D50EF8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CF620F"/>
    <w:multiLevelType w:val="multilevel"/>
    <w:tmpl w:val="6D24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A00B02"/>
    <w:multiLevelType w:val="hybridMultilevel"/>
    <w:tmpl w:val="147C29B0"/>
    <w:lvl w:ilvl="0" w:tplc="C43E320E">
      <w:start w:val="1"/>
      <w:numFmt w:val="decimal"/>
      <w:lvlText w:val="%1."/>
      <w:lvlJc w:val="left"/>
      <w:pPr>
        <w:ind w:left="1020" w:hanging="360"/>
      </w:pPr>
    </w:lvl>
    <w:lvl w:ilvl="1" w:tplc="89B0A8A8">
      <w:start w:val="1"/>
      <w:numFmt w:val="decimal"/>
      <w:lvlText w:val="%2."/>
      <w:lvlJc w:val="left"/>
      <w:pPr>
        <w:ind w:left="1020" w:hanging="360"/>
      </w:pPr>
    </w:lvl>
    <w:lvl w:ilvl="2" w:tplc="CFFC75F6">
      <w:start w:val="1"/>
      <w:numFmt w:val="decimal"/>
      <w:lvlText w:val="%3."/>
      <w:lvlJc w:val="left"/>
      <w:pPr>
        <w:ind w:left="1020" w:hanging="360"/>
      </w:pPr>
    </w:lvl>
    <w:lvl w:ilvl="3" w:tplc="C1BCCA88">
      <w:start w:val="1"/>
      <w:numFmt w:val="decimal"/>
      <w:lvlText w:val="%4."/>
      <w:lvlJc w:val="left"/>
      <w:pPr>
        <w:ind w:left="1020" w:hanging="360"/>
      </w:pPr>
    </w:lvl>
    <w:lvl w:ilvl="4" w:tplc="8034AC04">
      <w:start w:val="1"/>
      <w:numFmt w:val="decimal"/>
      <w:lvlText w:val="%5."/>
      <w:lvlJc w:val="left"/>
      <w:pPr>
        <w:ind w:left="1020" w:hanging="360"/>
      </w:pPr>
    </w:lvl>
    <w:lvl w:ilvl="5" w:tplc="85D6DBA0">
      <w:start w:val="1"/>
      <w:numFmt w:val="decimal"/>
      <w:lvlText w:val="%6."/>
      <w:lvlJc w:val="left"/>
      <w:pPr>
        <w:ind w:left="1020" w:hanging="360"/>
      </w:pPr>
    </w:lvl>
    <w:lvl w:ilvl="6" w:tplc="06FE9FC0">
      <w:start w:val="1"/>
      <w:numFmt w:val="decimal"/>
      <w:lvlText w:val="%7."/>
      <w:lvlJc w:val="left"/>
      <w:pPr>
        <w:ind w:left="1020" w:hanging="360"/>
      </w:pPr>
    </w:lvl>
    <w:lvl w:ilvl="7" w:tplc="16A40DA4">
      <w:start w:val="1"/>
      <w:numFmt w:val="decimal"/>
      <w:lvlText w:val="%8."/>
      <w:lvlJc w:val="left"/>
      <w:pPr>
        <w:ind w:left="1020" w:hanging="360"/>
      </w:pPr>
    </w:lvl>
    <w:lvl w:ilvl="8" w:tplc="B4E65A28">
      <w:start w:val="1"/>
      <w:numFmt w:val="decimal"/>
      <w:lvlText w:val="%9."/>
      <w:lvlJc w:val="left"/>
      <w:pPr>
        <w:ind w:left="1020" w:hanging="360"/>
      </w:pPr>
    </w:lvl>
  </w:abstractNum>
  <w:abstractNum w:abstractNumId="7" w15:restartNumberingAfterBreak="0">
    <w:nsid w:val="5D8213EF"/>
    <w:multiLevelType w:val="multilevel"/>
    <w:tmpl w:val="B9E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670FF"/>
    <w:multiLevelType w:val="multilevel"/>
    <w:tmpl w:val="7CEA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1803FA"/>
    <w:multiLevelType w:val="multilevel"/>
    <w:tmpl w:val="863E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7A1693"/>
    <w:multiLevelType w:val="multilevel"/>
    <w:tmpl w:val="8558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4C537B"/>
    <w:multiLevelType w:val="hybridMultilevel"/>
    <w:tmpl w:val="B0A4FAE6"/>
    <w:lvl w:ilvl="0" w:tplc="FEEE9AD8">
      <w:start w:val="1"/>
      <w:numFmt w:val="decimal"/>
      <w:lvlText w:val="%1."/>
      <w:lvlJc w:val="left"/>
      <w:pPr>
        <w:ind w:left="1020" w:hanging="360"/>
      </w:pPr>
    </w:lvl>
    <w:lvl w:ilvl="1" w:tplc="EAE04778">
      <w:start w:val="1"/>
      <w:numFmt w:val="decimal"/>
      <w:lvlText w:val="%2."/>
      <w:lvlJc w:val="left"/>
      <w:pPr>
        <w:ind w:left="1020" w:hanging="360"/>
      </w:pPr>
    </w:lvl>
    <w:lvl w:ilvl="2" w:tplc="5AA6EEA4">
      <w:start w:val="1"/>
      <w:numFmt w:val="decimal"/>
      <w:lvlText w:val="%3."/>
      <w:lvlJc w:val="left"/>
      <w:pPr>
        <w:ind w:left="1020" w:hanging="360"/>
      </w:pPr>
    </w:lvl>
    <w:lvl w:ilvl="3" w:tplc="8742539C">
      <w:start w:val="1"/>
      <w:numFmt w:val="decimal"/>
      <w:lvlText w:val="%4."/>
      <w:lvlJc w:val="left"/>
      <w:pPr>
        <w:ind w:left="1020" w:hanging="360"/>
      </w:pPr>
    </w:lvl>
    <w:lvl w:ilvl="4" w:tplc="F718005E">
      <w:start w:val="1"/>
      <w:numFmt w:val="decimal"/>
      <w:lvlText w:val="%5."/>
      <w:lvlJc w:val="left"/>
      <w:pPr>
        <w:ind w:left="1020" w:hanging="360"/>
      </w:pPr>
    </w:lvl>
    <w:lvl w:ilvl="5" w:tplc="5B16DFD4">
      <w:start w:val="1"/>
      <w:numFmt w:val="decimal"/>
      <w:lvlText w:val="%6."/>
      <w:lvlJc w:val="left"/>
      <w:pPr>
        <w:ind w:left="1020" w:hanging="360"/>
      </w:pPr>
    </w:lvl>
    <w:lvl w:ilvl="6" w:tplc="7EBA40F0">
      <w:start w:val="1"/>
      <w:numFmt w:val="decimal"/>
      <w:lvlText w:val="%7."/>
      <w:lvlJc w:val="left"/>
      <w:pPr>
        <w:ind w:left="1020" w:hanging="360"/>
      </w:pPr>
    </w:lvl>
    <w:lvl w:ilvl="7" w:tplc="CD326EC8">
      <w:start w:val="1"/>
      <w:numFmt w:val="decimal"/>
      <w:lvlText w:val="%8."/>
      <w:lvlJc w:val="left"/>
      <w:pPr>
        <w:ind w:left="1020" w:hanging="360"/>
      </w:pPr>
    </w:lvl>
    <w:lvl w:ilvl="8" w:tplc="8078F320">
      <w:start w:val="1"/>
      <w:numFmt w:val="decimal"/>
      <w:lvlText w:val="%9."/>
      <w:lvlJc w:val="left"/>
      <w:pPr>
        <w:ind w:left="1020" w:hanging="360"/>
      </w:pPr>
    </w:lvl>
  </w:abstractNum>
  <w:abstractNum w:abstractNumId="12" w15:restartNumberingAfterBreak="0">
    <w:nsid w:val="733D4691"/>
    <w:multiLevelType w:val="hybridMultilevel"/>
    <w:tmpl w:val="B38ED1F2"/>
    <w:lvl w:ilvl="0" w:tplc="489628F6">
      <w:start w:val="418"/>
      <w:numFmt w:val="bullet"/>
      <w:lvlText w:val="-"/>
      <w:lvlJc w:val="left"/>
      <w:pPr>
        <w:ind w:left="432" w:hanging="144"/>
      </w:pPr>
      <w:rPr>
        <w:rFonts w:ascii="Calibri" w:eastAsiaTheme="minorHAnsi" w:hAnsi="Calibri"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15:restartNumberingAfterBreak="0">
    <w:nsid w:val="733E647C"/>
    <w:multiLevelType w:val="multilevel"/>
    <w:tmpl w:val="7C04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E73C4D"/>
    <w:multiLevelType w:val="multilevel"/>
    <w:tmpl w:val="0650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829838">
    <w:abstractNumId w:val="3"/>
  </w:num>
  <w:num w:numId="2" w16cid:durableId="454493743">
    <w:abstractNumId w:val="13"/>
  </w:num>
  <w:num w:numId="3" w16cid:durableId="1359771163">
    <w:abstractNumId w:val="0"/>
  </w:num>
  <w:num w:numId="4" w16cid:durableId="1424573310">
    <w:abstractNumId w:val="14"/>
  </w:num>
  <w:num w:numId="5" w16cid:durableId="988939295">
    <w:abstractNumId w:val="10"/>
  </w:num>
  <w:num w:numId="6" w16cid:durableId="1439637735">
    <w:abstractNumId w:val="9"/>
  </w:num>
  <w:num w:numId="7" w16cid:durableId="865212029">
    <w:abstractNumId w:val="5"/>
  </w:num>
  <w:num w:numId="8" w16cid:durableId="1618177621">
    <w:abstractNumId w:val="8"/>
  </w:num>
  <w:num w:numId="9" w16cid:durableId="211311261">
    <w:abstractNumId w:val="6"/>
  </w:num>
  <w:num w:numId="10" w16cid:durableId="1177303673">
    <w:abstractNumId w:val="4"/>
  </w:num>
  <w:num w:numId="11" w16cid:durableId="135463418">
    <w:abstractNumId w:val="2"/>
  </w:num>
  <w:num w:numId="12" w16cid:durableId="2050256294">
    <w:abstractNumId w:val="7"/>
  </w:num>
  <w:num w:numId="13" w16cid:durableId="514806644">
    <w:abstractNumId w:val="12"/>
  </w:num>
  <w:num w:numId="14" w16cid:durableId="1332096956">
    <w:abstractNumId w:val="1"/>
  </w:num>
  <w:num w:numId="15" w16cid:durableId="177282125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Dodson">
    <w15:presenceInfo w15:providerId="AD" w15:userId="S::Mark.Dodson@imail.org::80bd1207-3b35-4764-8421-9674dea5bf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age 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2vesve6es0t6erttiv5adc5f05d00w5w5a&quot;&gt;CTEPH and VTE&lt;record-ids&gt;&lt;item&gt;22&lt;/item&gt;&lt;item&gt;23&lt;/item&gt;&lt;item&gt;37&lt;/item&gt;&lt;item&gt;40&lt;/item&gt;&lt;item&gt;95&lt;/item&gt;&lt;item&gt;119&lt;/item&gt;&lt;item&gt;130&lt;/item&gt;&lt;item&gt;131&lt;/item&gt;&lt;item&gt;132&lt;/item&gt;&lt;item&gt;139&lt;/item&gt;&lt;item&gt;153&lt;/item&gt;&lt;item&gt;172&lt;/item&gt;&lt;item&gt;173&lt;/item&gt;&lt;item&gt;205&lt;/item&gt;&lt;item&gt;216&lt;/item&gt;&lt;item&gt;218&lt;/item&gt;&lt;item&gt;282&lt;/item&gt;&lt;item&gt;342&lt;/item&gt;&lt;item&gt;343&lt;/item&gt;&lt;item&gt;344&lt;/item&gt;&lt;item&gt;345&lt;/item&gt;&lt;item&gt;346&lt;/item&gt;&lt;item&gt;347&lt;/item&gt;&lt;item&gt;348&lt;/item&gt;&lt;item&gt;349&lt;/item&gt;&lt;/record-ids&gt;&lt;/item&gt;&lt;/Libraries&gt;"/>
  </w:docVars>
  <w:rsids>
    <w:rsidRoot w:val="00B32CBA"/>
    <w:rsid w:val="00015ED5"/>
    <w:rsid w:val="00034911"/>
    <w:rsid w:val="00064FD7"/>
    <w:rsid w:val="00071FD7"/>
    <w:rsid w:val="00081C14"/>
    <w:rsid w:val="00087DD9"/>
    <w:rsid w:val="000A544C"/>
    <w:rsid w:val="000B53DF"/>
    <w:rsid w:val="000C245C"/>
    <w:rsid w:val="000E41F2"/>
    <w:rsid w:val="000F20E9"/>
    <w:rsid w:val="000F5A89"/>
    <w:rsid w:val="000F7FD0"/>
    <w:rsid w:val="00100B4C"/>
    <w:rsid w:val="0011595F"/>
    <w:rsid w:val="00116C45"/>
    <w:rsid w:val="00122750"/>
    <w:rsid w:val="00132703"/>
    <w:rsid w:val="0018144B"/>
    <w:rsid w:val="00187858"/>
    <w:rsid w:val="001A3D57"/>
    <w:rsid w:val="001D14F1"/>
    <w:rsid w:val="001D5F45"/>
    <w:rsid w:val="001E0994"/>
    <w:rsid w:val="002025A5"/>
    <w:rsid w:val="00224ED8"/>
    <w:rsid w:val="00225DD1"/>
    <w:rsid w:val="00226E15"/>
    <w:rsid w:val="0026164F"/>
    <w:rsid w:val="00262D89"/>
    <w:rsid w:val="00283703"/>
    <w:rsid w:val="002E2702"/>
    <w:rsid w:val="00301B3A"/>
    <w:rsid w:val="00301FE0"/>
    <w:rsid w:val="00306702"/>
    <w:rsid w:val="00307890"/>
    <w:rsid w:val="00315549"/>
    <w:rsid w:val="00320503"/>
    <w:rsid w:val="00322D4C"/>
    <w:rsid w:val="00332D64"/>
    <w:rsid w:val="003613A9"/>
    <w:rsid w:val="00387594"/>
    <w:rsid w:val="003A5D9F"/>
    <w:rsid w:val="003B34E6"/>
    <w:rsid w:val="003B5D8D"/>
    <w:rsid w:val="003C0A80"/>
    <w:rsid w:val="003C273C"/>
    <w:rsid w:val="003C6DFE"/>
    <w:rsid w:val="003D4874"/>
    <w:rsid w:val="003E2326"/>
    <w:rsid w:val="003E61B2"/>
    <w:rsid w:val="003F1860"/>
    <w:rsid w:val="003F3CB8"/>
    <w:rsid w:val="00404042"/>
    <w:rsid w:val="004048D3"/>
    <w:rsid w:val="00436111"/>
    <w:rsid w:val="004546B0"/>
    <w:rsid w:val="004549A8"/>
    <w:rsid w:val="00477060"/>
    <w:rsid w:val="004859AA"/>
    <w:rsid w:val="00494FC7"/>
    <w:rsid w:val="00496008"/>
    <w:rsid w:val="004965E3"/>
    <w:rsid w:val="004B2AE6"/>
    <w:rsid w:val="004B44F7"/>
    <w:rsid w:val="004D3753"/>
    <w:rsid w:val="004D4C4B"/>
    <w:rsid w:val="004D76DE"/>
    <w:rsid w:val="004E4248"/>
    <w:rsid w:val="004E5544"/>
    <w:rsid w:val="004E7FD9"/>
    <w:rsid w:val="0050475F"/>
    <w:rsid w:val="00534465"/>
    <w:rsid w:val="00536C32"/>
    <w:rsid w:val="00542D76"/>
    <w:rsid w:val="00553A03"/>
    <w:rsid w:val="00593186"/>
    <w:rsid w:val="005A2874"/>
    <w:rsid w:val="005C6C81"/>
    <w:rsid w:val="005E6844"/>
    <w:rsid w:val="005F7CB7"/>
    <w:rsid w:val="006137A5"/>
    <w:rsid w:val="00616E0F"/>
    <w:rsid w:val="00623C4B"/>
    <w:rsid w:val="006257AF"/>
    <w:rsid w:val="0063054E"/>
    <w:rsid w:val="00630A46"/>
    <w:rsid w:val="006409D0"/>
    <w:rsid w:val="00652291"/>
    <w:rsid w:val="006559E5"/>
    <w:rsid w:val="00657A1A"/>
    <w:rsid w:val="00663B40"/>
    <w:rsid w:val="006812BB"/>
    <w:rsid w:val="00693D3F"/>
    <w:rsid w:val="006A0728"/>
    <w:rsid w:val="006A464E"/>
    <w:rsid w:val="006B2FD2"/>
    <w:rsid w:val="006B499D"/>
    <w:rsid w:val="006B7C8B"/>
    <w:rsid w:val="006C0D2F"/>
    <w:rsid w:val="006C28FF"/>
    <w:rsid w:val="006D3586"/>
    <w:rsid w:val="006E60D1"/>
    <w:rsid w:val="006E65D9"/>
    <w:rsid w:val="00707168"/>
    <w:rsid w:val="00707463"/>
    <w:rsid w:val="00715534"/>
    <w:rsid w:val="00726E7B"/>
    <w:rsid w:val="00731694"/>
    <w:rsid w:val="0074160A"/>
    <w:rsid w:val="00755682"/>
    <w:rsid w:val="00763F0C"/>
    <w:rsid w:val="007800F1"/>
    <w:rsid w:val="007879B8"/>
    <w:rsid w:val="007A1E3A"/>
    <w:rsid w:val="007B35C2"/>
    <w:rsid w:val="007C552B"/>
    <w:rsid w:val="007C5DD5"/>
    <w:rsid w:val="007D3D50"/>
    <w:rsid w:val="007E01DA"/>
    <w:rsid w:val="007E07C8"/>
    <w:rsid w:val="007E0E82"/>
    <w:rsid w:val="007E5026"/>
    <w:rsid w:val="007E7132"/>
    <w:rsid w:val="008041E0"/>
    <w:rsid w:val="00804E34"/>
    <w:rsid w:val="00807039"/>
    <w:rsid w:val="0081614D"/>
    <w:rsid w:val="0081664C"/>
    <w:rsid w:val="00816E66"/>
    <w:rsid w:val="00832351"/>
    <w:rsid w:val="00833499"/>
    <w:rsid w:val="00835EA0"/>
    <w:rsid w:val="00842E87"/>
    <w:rsid w:val="008501CA"/>
    <w:rsid w:val="008663E9"/>
    <w:rsid w:val="0087641D"/>
    <w:rsid w:val="008775CF"/>
    <w:rsid w:val="00883B6C"/>
    <w:rsid w:val="008A4E1F"/>
    <w:rsid w:val="008A57D7"/>
    <w:rsid w:val="008C3586"/>
    <w:rsid w:val="008D0813"/>
    <w:rsid w:val="008D0FF4"/>
    <w:rsid w:val="008D203D"/>
    <w:rsid w:val="0090548F"/>
    <w:rsid w:val="00911ABC"/>
    <w:rsid w:val="00920C05"/>
    <w:rsid w:val="009251EB"/>
    <w:rsid w:val="0092631B"/>
    <w:rsid w:val="00932F20"/>
    <w:rsid w:val="00957159"/>
    <w:rsid w:val="0095768D"/>
    <w:rsid w:val="009639C4"/>
    <w:rsid w:val="009705FE"/>
    <w:rsid w:val="00975328"/>
    <w:rsid w:val="0097539A"/>
    <w:rsid w:val="00984BD8"/>
    <w:rsid w:val="0099436B"/>
    <w:rsid w:val="009A16D8"/>
    <w:rsid w:val="009B3E67"/>
    <w:rsid w:val="009B7888"/>
    <w:rsid w:val="009C0810"/>
    <w:rsid w:val="009E29A1"/>
    <w:rsid w:val="009E69AB"/>
    <w:rsid w:val="009F3AA3"/>
    <w:rsid w:val="00A36D5C"/>
    <w:rsid w:val="00A44A10"/>
    <w:rsid w:val="00A47554"/>
    <w:rsid w:val="00A47675"/>
    <w:rsid w:val="00A559A0"/>
    <w:rsid w:val="00A56837"/>
    <w:rsid w:val="00A65CB5"/>
    <w:rsid w:val="00A73484"/>
    <w:rsid w:val="00A95E55"/>
    <w:rsid w:val="00AB37F3"/>
    <w:rsid w:val="00B24CF9"/>
    <w:rsid w:val="00B263D6"/>
    <w:rsid w:val="00B30358"/>
    <w:rsid w:val="00B32CBA"/>
    <w:rsid w:val="00B3329C"/>
    <w:rsid w:val="00B413BF"/>
    <w:rsid w:val="00B453E2"/>
    <w:rsid w:val="00B50EC9"/>
    <w:rsid w:val="00B51064"/>
    <w:rsid w:val="00B653CF"/>
    <w:rsid w:val="00B759AB"/>
    <w:rsid w:val="00B93754"/>
    <w:rsid w:val="00B93900"/>
    <w:rsid w:val="00BA37C3"/>
    <w:rsid w:val="00BA4D9F"/>
    <w:rsid w:val="00BB2B75"/>
    <w:rsid w:val="00BB5E50"/>
    <w:rsid w:val="00BC08E5"/>
    <w:rsid w:val="00BC2001"/>
    <w:rsid w:val="00BD493F"/>
    <w:rsid w:val="00BD6775"/>
    <w:rsid w:val="00BD71B8"/>
    <w:rsid w:val="00BD775F"/>
    <w:rsid w:val="00BF24C4"/>
    <w:rsid w:val="00BF52E0"/>
    <w:rsid w:val="00BF57B7"/>
    <w:rsid w:val="00C02AD1"/>
    <w:rsid w:val="00C0455A"/>
    <w:rsid w:val="00C168EB"/>
    <w:rsid w:val="00C235FD"/>
    <w:rsid w:val="00C37B3C"/>
    <w:rsid w:val="00C55B0F"/>
    <w:rsid w:val="00C61881"/>
    <w:rsid w:val="00C70400"/>
    <w:rsid w:val="00C74740"/>
    <w:rsid w:val="00C81BD2"/>
    <w:rsid w:val="00C9119D"/>
    <w:rsid w:val="00CB0CDB"/>
    <w:rsid w:val="00CC19D5"/>
    <w:rsid w:val="00CC2477"/>
    <w:rsid w:val="00CC3F48"/>
    <w:rsid w:val="00CE0C9C"/>
    <w:rsid w:val="00CF07FD"/>
    <w:rsid w:val="00CF3B6C"/>
    <w:rsid w:val="00D058F0"/>
    <w:rsid w:val="00D1377D"/>
    <w:rsid w:val="00D261AA"/>
    <w:rsid w:val="00D32E14"/>
    <w:rsid w:val="00D349AF"/>
    <w:rsid w:val="00D42B9B"/>
    <w:rsid w:val="00D51A31"/>
    <w:rsid w:val="00D521A1"/>
    <w:rsid w:val="00D70361"/>
    <w:rsid w:val="00D90B52"/>
    <w:rsid w:val="00D96F36"/>
    <w:rsid w:val="00DA7301"/>
    <w:rsid w:val="00DC4368"/>
    <w:rsid w:val="00DC5D7E"/>
    <w:rsid w:val="00DC68D3"/>
    <w:rsid w:val="00DD3425"/>
    <w:rsid w:val="00DD7416"/>
    <w:rsid w:val="00DD760F"/>
    <w:rsid w:val="00DE0E62"/>
    <w:rsid w:val="00DE1319"/>
    <w:rsid w:val="00DE1A44"/>
    <w:rsid w:val="00DE6DF9"/>
    <w:rsid w:val="00DF0F70"/>
    <w:rsid w:val="00DF6244"/>
    <w:rsid w:val="00E070B6"/>
    <w:rsid w:val="00E112E9"/>
    <w:rsid w:val="00E17828"/>
    <w:rsid w:val="00E41406"/>
    <w:rsid w:val="00E52425"/>
    <w:rsid w:val="00E53483"/>
    <w:rsid w:val="00E63369"/>
    <w:rsid w:val="00E83050"/>
    <w:rsid w:val="00E83F4F"/>
    <w:rsid w:val="00E914A5"/>
    <w:rsid w:val="00EC10F8"/>
    <w:rsid w:val="00EE71F8"/>
    <w:rsid w:val="00F1259A"/>
    <w:rsid w:val="00F24C43"/>
    <w:rsid w:val="00F2702F"/>
    <w:rsid w:val="00F5087A"/>
    <w:rsid w:val="00F52096"/>
    <w:rsid w:val="00F52C05"/>
    <w:rsid w:val="00F54F1F"/>
    <w:rsid w:val="00F92AFE"/>
    <w:rsid w:val="00FA60A7"/>
    <w:rsid w:val="00FA6375"/>
    <w:rsid w:val="00FA6E04"/>
    <w:rsid w:val="00FD4CAB"/>
    <w:rsid w:val="00FD6A14"/>
    <w:rsid w:val="00FE243A"/>
    <w:rsid w:val="00FE2DD9"/>
    <w:rsid w:val="041E8D0D"/>
    <w:rsid w:val="0C827DC8"/>
    <w:rsid w:val="0E7083DD"/>
    <w:rsid w:val="16F97EE3"/>
    <w:rsid w:val="1AD5868A"/>
    <w:rsid w:val="23B17ECB"/>
    <w:rsid w:val="25BD576C"/>
    <w:rsid w:val="281F9B5E"/>
    <w:rsid w:val="2E4D7344"/>
    <w:rsid w:val="325138BE"/>
    <w:rsid w:val="50864A5A"/>
    <w:rsid w:val="515463F2"/>
    <w:rsid w:val="62DE7254"/>
    <w:rsid w:val="6A616BA8"/>
    <w:rsid w:val="75E4447C"/>
    <w:rsid w:val="7D62F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687B3"/>
  <w15:chartTrackingRefBased/>
  <w15:docId w15:val="{DA0A411E-5FA5-4F36-8E93-AC4E4F24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CBA"/>
    <w:rPr>
      <w:rFonts w:eastAsiaTheme="majorEastAsia" w:cstheme="majorBidi"/>
      <w:color w:val="272727" w:themeColor="text1" w:themeTint="D8"/>
    </w:rPr>
  </w:style>
  <w:style w:type="paragraph" w:styleId="Title">
    <w:name w:val="Title"/>
    <w:basedOn w:val="Normal"/>
    <w:next w:val="Normal"/>
    <w:link w:val="TitleChar"/>
    <w:uiPriority w:val="10"/>
    <w:qFormat/>
    <w:rsid w:val="00B32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CBA"/>
    <w:pPr>
      <w:spacing w:before="160"/>
      <w:jc w:val="center"/>
    </w:pPr>
    <w:rPr>
      <w:i/>
      <w:iCs/>
      <w:color w:val="404040" w:themeColor="text1" w:themeTint="BF"/>
    </w:rPr>
  </w:style>
  <w:style w:type="character" w:customStyle="1" w:styleId="QuoteChar">
    <w:name w:val="Quote Char"/>
    <w:basedOn w:val="DefaultParagraphFont"/>
    <w:link w:val="Quote"/>
    <w:uiPriority w:val="29"/>
    <w:rsid w:val="00B32CBA"/>
    <w:rPr>
      <w:i/>
      <w:iCs/>
      <w:color w:val="404040" w:themeColor="text1" w:themeTint="BF"/>
    </w:rPr>
  </w:style>
  <w:style w:type="paragraph" w:styleId="ListParagraph">
    <w:name w:val="List Paragraph"/>
    <w:basedOn w:val="Normal"/>
    <w:uiPriority w:val="34"/>
    <w:qFormat/>
    <w:rsid w:val="00B32CBA"/>
    <w:pPr>
      <w:ind w:left="720"/>
      <w:contextualSpacing/>
    </w:pPr>
  </w:style>
  <w:style w:type="character" w:styleId="IntenseEmphasis">
    <w:name w:val="Intense Emphasis"/>
    <w:basedOn w:val="DefaultParagraphFont"/>
    <w:uiPriority w:val="21"/>
    <w:qFormat/>
    <w:rsid w:val="00B32CBA"/>
    <w:rPr>
      <w:i/>
      <w:iCs/>
      <w:color w:val="0F4761" w:themeColor="accent1" w:themeShade="BF"/>
    </w:rPr>
  </w:style>
  <w:style w:type="paragraph" w:styleId="IntenseQuote">
    <w:name w:val="Intense Quote"/>
    <w:basedOn w:val="Normal"/>
    <w:next w:val="Normal"/>
    <w:link w:val="IntenseQuoteChar"/>
    <w:uiPriority w:val="30"/>
    <w:qFormat/>
    <w:rsid w:val="00B32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CBA"/>
    <w:rPr>
      <w:i/>
      <w:iCs/>
      <w:color w:val="0F4761" w:themeColor="accent1" w:themeShade="BF"/>
    </w:rPr>
  </w:style>
  <w:style w:type="character" w:styleId="IntenseReference">
    <w:name w:val="Intense Reference"/>
    <w:basedOn w:val="DefaultParagraphFont"/>
    <w:uiPriority w:val="32"/>
    <w:qFormat/>
    <w:rsid w:val="00B32CBA"/>
    <w:rPr>
      <w:b/>
      <w:bCs/>
      <w:smallCaps/>
      <w:color w:val="0F4761" w:themeColor="accent1" w:themeShade="BF"/>
      <w:spacing w:val="5"/>
    </w:rPr>
  </w:style>
  <w:style w:type="character" w:styleId="CommentReference">
    <w:name w:val="annotation reference"/>
    <w:basedOn w:val="DefaultParagraphFont"/>
    <w:uiPriority w:val="99"/>
    <w:semiHidden/>
    <w:unhideWhenUsed/>
    <w:rsid w:val="0081664C"/>
    <w:rPr>
      <w:sz w:val="16"/>
      <w:szCs w:val="16"/>
    </w:rPr>
  </w:style>
  <w:style w:type="paragraph" w:styleId="CommentText">
    <w:name w:val="annotation text"/>
    <w:basedOn w:val="Normal"/>
    <w:link w:val="CommentTextChar"/>
    <w:uiPriority w:val="99"/>
    <w:unhideWhenUsed/>
    <w:rsid w:val="0081664C"/>
    <w:pPr>
      <w:spacing w:line="240" w:lineRule="auto"/>
    </w:pPr>
    <w:rPr>
      <w:sz w:val="20"/>
      <w:szCs w:val="20"/>
    </w:rPr>
  </w:style>
  <w:style w:type="character" w:customStyle="1" w:styleId="CommentTextChar">
    <w:name w:val="Comment Text Char"/>
    <w:basedOn w:val="DefaultParagraphFont"/>
    <w:link w:val="CommentText"/>
    <w:uiPriority w:val="99"/>
    <w:rsid w:val="0081664C"/>
    <w:rPr>
      <w:sz w:val="20"/>
      <w:szCs w:val="20"/>
    </w:rPr>
  </w:style>
  <w:style w:type="paragraph" w:styleId="CommentSubject">
    <w:name w:val="annotation subject"/>
    <w:basedOn w:val="CommentText"/>
    <w:next w:val="CommentText"/>
    <w:link w:val="CommentSubjectChar"/>
    <w:uiPriority w:val="99"/>
    <w:semiHidden/>
    <w:unhideWhenUsed/>
    <w:rsid w:val="0081664C"/>
    <w:rPr>
      <w:b/>
      <w:bCs/>
    </w:rPr>
  </w:style>
  <w:style w:type="character" w:customStyle="1" w:styleId="CommentSubjectChar">
    <w:name w:val="Comment Subject Char"/>
    <w:basedOn w:val="CommentTextChar"/>
    <w:link w:val="CommentSubject"/>
    <w:uiPriority w:val="99"/>
    <w:semiHidden/>
    <w:rsid w:val="0081664C"/>
    <w:rPr>
      <w:b/>
      <w:bCs/>
      <w:sz w:val="20"/>
      <w:szCs w:val="20"/>
    </w:rPr>
  </w:style>
  <w:style w:type="table" w:styleId="PlainTable4">
    <w:name w:val="Plain Table 4"/>
    <w:basedOn w:val="TableNormal"/>
    <w:uiPriority w:val="44"/>
    <w:rsid w:val="007A1E3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B653CF"/>
    <w:pPr>
      <w:spacing w:after="0" w:line="240" w:lineRule="auto"/>
    </w:pPr>
  </w:style>
  <w:style w:type="paragraph" w:customStyle="1" w:styleId="paragraph">
    <w:name w:val="paragraph"/>
    <w:basedOn w:val="Normal"/>
    <w:rsid w:val="00DF0F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F0F70"/>
  </w:style>
  <w:style w:type="character" w:customStyle="1" w:styleId="eop">
    <w:name w:val="eop"/>
    <w:basedOn w:val="DefaultParagraphFont"/>
    <w:rsid w:val="00DF0F70"/>
  </w:style>
  <w:style w:type="paragraph" w:customStyle="1" w:styleId="EndNoteBibliographyTitle">
    <w:name w:val="EndNote Bibliography Title"/>
    <w:basedOn w:val="Normal"/>
    <w:link w:val="EndNoteBibliographyTitleChar"/>
    <w:rsid w:val="009251EB"/>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9251EB"/>
    <w:rPr>
      <w:rFonts w:ascii="Aptos" w:hAnsi="Aptos"/>
      <w:noProof/>
    </w:rPr>
  </w:style>
  <w:style w:type="paragraph" w:customStyle="1" w:styleId="EndNoteBibliography">
    <w:name w:val="EndNote Bibliography"/>
    <w:basedOn w:val="Normal"/>
    <w:link w:val="EndNoteBibliographyChar"/>
    <w:rsid w:val="009251EB"/>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9251EB"/>
    <w:rPr>
      <w:rFonts w:ascii="Aptos" w:hAnsi="Aptos"/>
      <w:noProof/>
    </w:rPr>
  </w:style>
  <w:style w:type="paragraph" w:styleId="FootnoteText">
    <w:name w:val="footnote text"/>
    <w:basedOn w:val="Normal"/>
    <w:link w:val="FootnoteTextChar"/>
    <w:uiPriority w:val="99"/>
    <w:semiHidden/>
    <w:unhideWhenUsed/>
    <w:rsid w:val="00CE0C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0C9C"/>
    <w:rPr>
      <w:sz w:val="20"/>
      <w:szCs w:val="20"/>
    </w:rPr>
  </w:style>
  <w:style w:type="character" w:styleId="FootnoteReference">
    <w:name w:val="footnote reference"/>
    <w:basedOn w:val="DefaultParagraphFont"/>
    <w:uiPriority w:val="99"/>
    <w:semiHidden/>
    <w:unhideWhenUsed/>
    <w:rsid w:val="00CE0C9C"/>
    <w:rPr>
      <w:vertAlign w:val="superscript"/>
    </w:rPr>
  </w:style>
  <w:style w:type="character" w:styleId="Hyperlink">
    <w:name w:val="Hyperlink"/>
    <w:basedOn w:val="DefaultParagraphFont"/>
    <w:uiPriority w:val="99"/>
    <w:unhideWhenUsed/>
    <w:rsid w:val="00262D89"/>
    <w:rPr>
      <w:color w:val="0000FF"/>
      <w:u w:val="single"/>
    </w:rPr>
  </w:style>
  <w:style w:type="character" w:styleId="UnresolvedMention">
    <w:name w:val="Unresolved Mention"/>
    <w:basedOn w:val="DefaultParagraphFont"/>
    <w:uiPriority w:val="99"/>
    <w:semiHidden/>
    <w:unhideWhenUsed/>
    <w:rsid w:val="00262D89"/>
    <w:rPr>
      <w:color w:val="605E5C"/>
      <w:shd w:val="clear" w:color="auto" w:fill="E1DFDD"/>
    </w:rPr>
  </w:style>
  <w:style w:type="paragraph" w:styleId="Header">
    <w:name w:val="header"/>
    <w:basedOn w:val="Normal"/>
    <w:link w:val="HeaderChar"/>
    <w:uiPriority w:val="99"/>
    <w:semiHidden/>
    <w:unhideWhenUsed/>
    <w:rsid w:val="008663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63E9"/>
  </w:style>
  <w:style w:type="paragraph" w:styleId="Footer">
    <w:name w:val="footer"/>
    <w:basedOn w:val="Normal"/>
    <w:link w:val="FooterChar"/>
    <w:uiPriority w:val="99"/>
    <w:semiHidden/>
    <w:unhideWhenUsed/>
    <w:rsid w:val="008663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6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6126">
      <w:bodyDiv w:val="1"/>
      <w:marLeft w:val="0"/>
      <w:marRight w:val="0"/>
      <w:marTop w:val="0"/>
      <w:marBottom w:val="0"/>
      <w:divBdr>
        <w:top w:val="none" w:sz="0" w:space="0" w:color="auto"/>
        <w:left w:val="none" w:sz="0" w:space="0" w:color="auto"/>
        <w:bottom w:val="none" w:sz="0" w:space="0" w:color="auto"/>
        <w:right w:val="none" w:sz="0" w:space="0" w:color="auto"/>
      </w:divBdr>
      <w:divsChild>
        <w:div w:id="408963898">
          <w:marLeft w:val="60"/>
          <w:marRight w:val="0"/>
          <w:marTop w:val="0"/>
          <w:marBottom w:val="0"/>
          <w:divBdr>
            <w:top w:val="none" w:sz="0" w:space="0" w:color="auto"/>
            <w:left w:val="none" w:sz="0" w:space="0" w:color="auto"/>
            <w:bottom w:val="none" w:sz="0" w:space="0" w:color="auto"/>
            <w:right w:val="none" w:sz="0" w:space="0" w:color="auto"/>
          </w:divBdr>
        </w:div>
        <w:div w:id="449664640">
          <w:marLeft w:val="0"/>
          <w:marRight w:val="0"/>
          <w:marTop w:val="0"/>
          <w:marBottom w:val="0"/>
          <w:divBdr>
            <w:top w:val="none" w:sz="0" w:space="0" w:color="auto"/>
            <w:left w:val="none" w:sz="0" w:space="0" w:color="auto"/>
            <w:bottom w:val="none" w:sz="0" w:space="0" w:color="auto"/>
            <w:right w:val="none" w:sz="0" w:space="0" w:color="auto"/>
          </w:divBdr>
          <w:divsChild>
            <w:div w:id="332949885">
              <w:marLeft w:val="0"/>
              <w:marRight w:val="0"/>
              <w:marTop w:val="0"/>
              <w:marBottom w:val="0"/>
              <w:divBdr>
                <w:top w:val="none" w:sz="0" w:space="0" w:color="auto"/>
                <w:left w:val="none" w:sz="0" w:space="0" w:color="auto"/>
                <w:bottom w:val="none" w:sz="0" w:space="0" w:color="auto"/>
                <w:right w:val="none" w:sz="0" w:space="0" w:color="auto"/>
              </w:divBdr>
              <w:divsChild>
                <w:div w:id="191188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06177">
      <w:bodyDiv w:val="1"/>
      <w:marLeft w:val="0"/>
      <w:marRight w:val="0"/>
      <w:marTop w:val="0"/>
      <w:marBottom w:val="0"/>
      <w:divBdr>
        <w:top w:val="none" w:sz="0" w:space="0" w:color="auto"/>
        <w:left w:val="none" w:sz="0" w:space="0" w:color="auto"/>
        <w:bottom w:val="none" w:sz="0" w:space="0" w:color="auto"/>
        <w:right w:val="none" w:sz="0" w:space="0" w:color="auto"/>
      </w:divBdr>
    </w:div>
    <w:div w:id="168181166">
      <w:bodyDiv w:val="1"/>
      <w:marLeft w:val="0"/>
      <w:marRight w:val="0"/>
      <w:marTop w:val="0"/>
      <w:marBottom w:val="0"/>
      <w:divBdr>
        <w:top w:val="none" w:sz="0" w:space="0" w:color="auto"/>
        <w:left w:val="none" w:sz="0" w:space="0" w:color="auto"/>
        <w:bottom w:val="none" w:sz="0" w:space="0" w:color="auto"/>
        <w:right w:val="none" w:sz="0" w:space="0" w:color="auto"/>
      </w:divBdr>
      <w:divsChild>
        <w:div w:id="482238081">
          <w:marLeft w:val="0"/>
          <w:marRight w:val="0"/>
          <w:marTop w:val="0"/>
          <w:marBottom w:val="0"/>
          <w:divBdr>
            <w:top w:val="none" w:sz="0" w:space="0" w:color="auto"/>
            <w:left w:val="none" w:sz="0" w:space="0" w:color="auto"/>
            <w:bottom w:val="none" w:sz="0" w:space="0" w:color="auto"/>
            <w:right w:val="none" w:sz="0" w:space="0" w:color="auto"/>
          </w:divBdr>
        </w:div>
        <w:div w:id="598022670">
          <w:marLeft w:val="0"/>
          <w:marRight w:val="0"/>
          <w:marTop w:val="0"/>
          <w:marBottom w:val="0"/>
          <w:divBdr>
            <w:top w:val="none" w:sz="0" w:space="0" w:color="auto"/>
            <w:left w:val="none" w:sz="0" w:space="0" w:color="auto"/>
            <w:bottom w:val="none" w:sz="0" w:space="0" w:color="auto"/>
            <w:right w:val="none" w:sz="0" w:space="0" w:color="auto"/>
          </w:divBdr>
        </w:div>
        <w:div w:id="708452398">
          <w:marLeft w:val="0"/>
          <w:marRight w:val="0"/>
          <w:marTop w:val="0"/>
          <w:marBottom w:val="0"/>
          <w:divBdr>
            <w:top w:val="none" w:sz="0" w:space="0" w:color="auto"/>
            <w:left w:val="none" w:sz="0" w:space="0" w:color="auto"/>
            <w:bottom w:val="none" w:sz="0" w:space="0" w:color="auto"/>
            <w:right w:val="none" w:sz="0" w:space="0" w:color="auto"/>
          </w:divBdr>
        </w:div>
      </w:divsChild>
    </w:div>
    <w:div w:id="297345629">
      <w:bodyDiv w:val="1"/>
      <w:marLeft w:val="0"/>
      <w:marRight w:val="0"/>
      <w:marTop w:val="0"/>
      <w:marBottom w:val="0"/>
      <w:divBdr>
        <w:top w:val="none" w:sz="0" w:space="0" w:color="auto"/>
        <w:left w:val="none" w:sz="0" w:space="0" w:color="auto"/>
        <w:bottom w:val="none" w:sz="0" w:space="0" w:color="auto"/>
        <w:right w:val="none" w:sz="0" w:space="0" w:color="auto"/>
      </w:divBdr>
    </w:div>
    <w:div w:id="392696883">
      <w:bodyDiv w:val="1"/>
      <w:marLeft w:val="0"/>
      <w:marRight w:val="0"/>
      <w:marTop w:val="0"/>
      <w:marBottom w:val="0"/>
      <w:divBdr>
        <w:top w:val="none" w:sz="0" w:space="0" w:color="auto"/>
        <w:left w:val="none" w:sz="0" w:space="0" w:color="auto"/>
        <w:bottom w:val="none" w:sz="0" w:space="0" w:color="auto"/>
        <w:right w:val="none" w:sz="0" w:space="0" w:color="auto"/>
      </w:divBdr>
      <w:divsChild>
        <w:div w:id="1757172784">
          <w:marLeft w:val="0"/>
          <w:marRight w:val="0"/>
          <w:marTop w:val="0"/>
          <w:marBottom w:val="0"/>
          <w:divBdr>
            <w:top w:val="none" w:sz="0" w:space="0" w:color="auto"/>
            <w:left w:val="none" w:sz="0" w:space="0" w:color="auto"/>
            <w:bottom w:val="none" w:sz="0" w:space="0" w:color="auto"/>
            <w:right w:val="none" w:sz="0" w:space="0" w:color="auto"/>
          </w:divBdr>
        </w:div>
        <w:div w:id="1764718507">
          <w:marLeft w:val="0"/>
          <w:marRight w:val="0"/>
          <w:marTop w:val="0"/>
          <w:marBottom w:val="0"/>
          <w:divBdr>
            <w:top w:val="none" w:sz="0" w:space="0" w:color="auto"/>
            <w:left w:val="none" w:sz="0" w:space="0" w:color="auto"/>
            <w:bottom w:val="none" w:sz="0" w:space="0" w:color="auto"/>
            <w:right w:val="none" w:sz="0" w:space="0" w:color="auto"/>
          </w:divBdr>
        </w:div>
        <w:div w:id="1974095076">
          <w:marLeft w:val="0"/>
          <w:marRight w:val="0"/>
          <w:marTop w:val="0"/>
          <w:marBottom w:val="0"/>
          <w:divBdr>
            <w:top w:val="none" w:sz="0" w:space="0" w:color="auto"/>
            <w:left w:val="none" w:sz="0" w:space="0" w:color="auto"/>
            <w:bottom w:val="none" w:sz="0" w:space="0" w:color="auto"/>
            <w:right w:val="none" w:sz="0" w:space="0" w:color="auto"/>
          </w:divBdr>
        </w:div>
      </w:divsChild>
    </w:div>
    <w:div w:id="410129773">
      <w:bodyDiv w:val="1"/>
      <w:marLeft w:val="0"/>
      <w:marRight w:val="0"/>
      <w:marTop w:val="0"/>
      <w:marBottom w:val="0"/>
      <w:divBdr>
        <w:top w:val="none" w:sz="0" w:space="0" w:color="auto"/>
        <w:left w:val="none" w:sz="0" w:space="0" w:color="auto"/>
        <w:bottom w:val="none" w:sz="0" w:space="0" w:color="auto"/>
        <w:right w:val="none" w:sz="0" w:space="0" w:color="auto"/>
      </w:divBdr>
      <w:divsChild>
        <w:div w:id="94591798">
          <w:marLeft w:val="0"/>
          <w:marRight w:val="0"/>
          <w:marTop w:val="0"/>
          <w:marBottom w:val="0"/>
          <w:divBdr>
            <w:top w:val="none" w:sz="0" w:space="0" w:color="auto"/>
            <w:left w:val="none" w:sz="0" w:space="0" w:color="auto"/>
            <w:bottom w:val="none" w:sz="0" w:space="0" w:color="auto"/>
            <w:right w:val="none" w:sz="0" w:space="0" w:color="auto"/>
          </w:divBdr>
        </w:div>
        <w:div w:id="157310140">
          <w:marLeft w:val="0"/>
          <w:marRight w:val="0"/>
          <w:marTop w:val="0"/>
          <w:marBottom w:val="0"/>
          <w:divBdr>
            <w:top w:val="none" w:sz="0" w:space="0" w:color="auto"/>
            <w:left w:val="none" w:sz="0" w:space="0" w:color="auto"/>
            <w:bottom w:val="none" w:sz="0" w:space="0" w:color="auto"/>
            <w:right w:val="none" w:sz="0" w:space="0" w:color="auto"/>
          </w:divBdr>
        </w:div>
        <w:div w:id="174267732">
          <w:marLeft w:val="0"/>
          <w:marRight w:val="0"/>
          <w:marTop w:val="0"/>
          <w:marBottom w:val="0"/>
          <w:divBdr>
            <w:top w:val="none" w:sz="0" w:space="0" w:color="auto"/>
            <w:left w:val="none" w:sz="0" w:space="0" w:color="auto"/>
            <w:bottom w:val="none" w:sz="0" w:space="0" w:color="auto"/>
            <w:right w:val="none" w:sz="0" w:space="0" w:color="auto"/>
          </w:divBdr>
        </w:div>
        <w:div w:id="175853192">
          <w:marLeft w:val="0"/>
          <w:marRight w:val="0"/>
          <w:marTop w:val="0"/>
          <w:marBottom w:val="0"/>
          <w:divBdr>
            <w:top w:val="none" w:sz="0" w:space="0" w:color="auto"/>
            <w:left w:val="none" w:sz="0" w:space="0" w:color="auto"/>
            <w:bottom w:val="none" w:sz="0" w:space="0" w:color="auto"/>
            <w:right w:val="none" w:sz="0" w:space="0" w:color="auto"/>
          </w:divBdr>
        </w:div>
        <w:div w:id="186915685">
          <w:marLeft w:val="0"/>
          <w:marRight w:val="0"/>
          <w:marTop w:val="0"/>
          <w:marBottom w:val="0"/>
          <w:divBdr>
            <w:top w:val="none" w:sz="0" w:space="0" w:color="auto"/>
            <w:left w:val="none" w:sz="0" w:space="0" w:color="auto"/>
            <w:bottom w:val="none" w:sz="0" w:space="0" w:color="auto"/>
            <w:right w:val="none" w:sz="0" w:space="0" w:color="auto"/>
          </w:divBdr>
        </w:div>
        <w:div w:id="233317703">
          <w:marLeft w:val="0"/>
          <w:marRight w:val="0"/>
          <w:marTop w:val="0"/>
          <w:marBottom w:val="0"/>
          <w:divBdr>
            <w:top w:val="none" w:sz="0" w:space="0" w:color="auto"/>
            <w:left w:val="none" w:sz="0" w:space="0" w:color="auto"/>
            <w:bottom w:val="none" w:sz="0" w:space="0" w:color="auto"/>
            <w:right w:val="none" w:sz="0" w:space="0" w:color="auto"/>
          </w:divBdr>
        </w:div>
        <w:div w:id="251013104">
          <w:marLeft w:val="0"/>
          <w:marRight w:val="0"/>
          <w:marTop w:val="0"/>
          <w:marBottom w:val="0"/>
          <w:divBdr>
            <w:top w:val="none" w:sz="0" w:space="0" w:color="auto"/>
            <w:left w:val="none" w:sz="0" w:space="0" w:color="auto"/>
            <w:bottom w:val="none" w:sz="0" w:space="0" w:color="auto"/>
            <w:right w:val="none" w:sz="0" w:space="0" w:color="auto"/>
          </w:divBdr>
        </w:div>
        <w:div w:id="263928849">
          <w:marLeft w:val="0"/>
          <w:marRight w:val="0"/>
          <w:marTop w:val="0"/>
          <w:marBottom w:val="0"/>
          <w:divBdr>
            <w:top w:val="none" w:sz="0" w:space="0" w:color="auto"/>
            <w:left w:val="none" w:sz="0" w:space="0" w:color="auto"/>
            <w:bottom w:val="none" w:sz="0" w:space="0" w:color="auto"/>
            <w:right w:val="none" w:sz="0" w:space="0" w:color="auto"/>
          </w:divBdr>
        </w:div>
        <w:div w:id="280915289">
          <w:marLeft w:val="0"/>
          <w:marRight w:val="0"/>
          <w:marTop w:val="0"/>
          <w:marBottom w:val="0"/>
          <w:divBdr>
            <w:top w:val="none" w:sz="0" w:space="0" w:color="auto"/>
            <w:left w:val="none" w:sz="0" w:space="0" w:color="auto"/>
            <w:bottom w:val="none" w:sz="0" w:space="0" w:color="auto"/>
            <w:right w:val="none" w:sz="0" w:space="0" w:color="auto"/>
          </w:divBdr>
        </w:div>
        <w:div w:id="288054964">
          <w:marLeft w:val="0"/>
          <w:marRight w:val="0"/>
          <w:marTop w:val="0"/>
          <w:marBottom w:val="0"/>
          <w:divBdr>
            <w:top w:val="none" w:sz="0" w:space="0" w:color="auto"/>
            <w:left w:val="none" w:sz="0" w:space="0" w:color="auto"/>
            <w:bottom w:val="none" w:sz="0" w:space="0" w:color="auto"/>
            <w:right w:val="none" w:sz="0" w:space="0" w:color="auto"/>
          </w:divBdr>
        </w:div>
        <w:div w:id="308093275">
          <w:marLeft w:val="0"/>
          <w:marRight w:val="0"/>
          <w:marTop w:val="0"/>
          <w:marBottom w:val="0"/>
          <w:divBdr>
            <w:top w:val="none" w:sz="0" w:space="0" w:color="auto"/>
            <w:left w:val="none" w:sz="0" w:space="0" w:color="auto"/>
            <w:bottom w:val="none" w:sz="0" w:space="0" w:color="auto"/>
            <w:right w:val="none" w:sz="0" w:space="0" w:color="auto"/>
          </w:divBdr>
        </w:div>
        <w:div w:id="314066664">
          <w:marLeft w:val="0"/>
          <w:marRight w:val="0"/>
          <w:marTop w:val="0"/>
          <w:marBottom w:val="0"/>
          <w:divBdr>
            <w:top w:val="none" w:sz="0" w:space="0" w:color="auto"/>
            <w:left w:val="none" w:sz="0" w:space="0" w:color="auto"/>
            <w:bottom w:val="none" w:sz="0" w:space="0" w:color="auto"/>
            <w:right w:val="none" w:sz="0" w:space="0" w:color="auto"/>
          </w:divBdr>
        </w:div>
        <w:div w:id="327253381">
          <w:marLeft w:val="0"/>
          <w:marRight w:val="0"/>
          <w:marTop w:val="0"/>
          <w:marBottom w:val="0"/>
          <w:divBdr>
            <w:top w:val="none" w:sz="0" w:space="0" w:color="auto"/>
            <w:left w:val="none" w:sz="0" w:space="0" w:color="auto"/>
            <w:bottom w:val="none" w:sz="0" w:space="0" w:color="auto"/>
            <w:right w:val="none" w:sz="0" w:space="0" w:color="auto"/>
          </w:divBdr>
        </w:div>
        <w:div w:id="356581570">
          <w:marLeft w:val="0"/>
          <w:marRight w:val="0"/>
          <w:marTop w:val="0"/>
          <w:marBottom w:val="0"/>
          <w:divBdr>
            <w:top w:val="none" w:sz="0" w:space="0" w:color="auto"/>
            <w:left w:val="none" w:sz="0" w:space="0" w:color="auto"/>
            <w:bottom w:val="none" w:sz="0" w:space="0" w:color="auto"/>
            <w:right w:val="none" w:sz="0" w:space="0" w:color="auto"/>
          </w:divBdr>
        </w:div>
        <w:div w:id="366954182">
          <w:marLeft w:val="0"/>
          <w:marRight w:val="0"/>
          <w:marTop w:val="0"/>
          <w:marBottom w:val="0"/>
          <w:divBdr>
            <w:top w:val="none" w:sz="0" w:space="0" w:color="auto"/>
            <w:left w:val="none" w:sz="0" w:space="0" w:color="auto"/>
            <w:bottom w:val="none" w:sz="0" w:space="0" w:color="auto"/>
            <w:right w:val="none" w:sz="0" w:space="0" w:color="auto"/>
          </w:divBdr>
          <w:divsChild>
            <w:div w:id="1068307324">
              <w:marLeft w:val="-75"/>
              <w:marRight w:val="0"/>
              <w:marTop w:val="30"/>
              <w:marBottom w:val="30"/>
              <w:divBdr>
                <w:top w:val="none" w:sz="0" w:space="0" w:color="auto"/>
                <w:left w:val="none" w:sz="0" w:space="0" w:color="auto"/>
                <w:bottom w:val="none" w:sz="0" w:space="0" w:color="auto"/>
                <w:right w:val="none" w:sz="0" w:space="0" w:color="auto"/>
              </w:divBdr>
              <w:divsChild>
                <w:div w:id="63576956">
                  <w:marLeft w:val="0"/>
                  <w:marRight w:val="0"/>
                  <w:marTop w:val="0"/>
                  <w:marBottom w:val="0"/>
                  <w:divBdr>
                    <w:top w:val="none" w:sz="0" w:space="0" w:color="auto"/>
                    <w:left w:val="none" w:sz="0" w:space="0" w:color="auto"/>
                    <w:bottom w:val="none" w:sz="0" w:space="0" w:color="auto"/>
                    <w:right w:val="none" w:sz="0" w:space="0" w:color="auto"/>
                  </w:divBdr>
                  <w:divsChild>
                    <w:div w:id="1923174823">
                      <w:marLeft w:val="0"/>
                      <w:marRight w:val="0"/>
                      <w:marTop w:val="0"/>
                      <w:marBottom w:val="0"/>
                      <w:divBdr>
                        <w:top w:val="none" w:sz="0" w:space="0" w:color="auto"/>
                        <w:left w:val="none" w:sz="0" w:space="0" w:color="auto"/>
                        <w:bottom w:val="none" w:sz="0" w:space="0" w:color="auto"/>
                        <w:right w:val="none" w:sz="0" w:space="0" w:color="auto"/>
                      </w:divBdr>
                    </w:div>
                  </w:divsChild>
                </w:div>
                <w:div w:id="103887892">
                  <w:marLeft w:val="0"/>
                  <w:marRight w:val="0"/>
                  <w:marTop w:val="0"/>
                  <w:marBottom w:val="0"/>
                  <w:divBdr>
                    <w:top w:val="none" w:sz="0" w:space="0" w:color="auto"/>
                    <w:left w:val="none" w:sz="0" w:space="0" w:color="auto"/>
                    <w:bottom w:val="none" w:sz="0" w:space="0" w:color="auto"/>
                    <w:right w:val="none" w:sz="0" w:space="0" w:color="auto"/>
                  </w:divBdr>
                  <w:divsChild>
                    <w:div w:id="820733369">
                      <w:marLeft w:val="0"/>
                      <w:marRight w:val="0"/>
                      <w:marTop w:val="0"/>
                      <w:marBottom w:val="0"/>
                      <w:divBdr>
                        <w:top w:val="none" w:sz="0" w:space="0" w:color="auto"/>
                        <w:left w:val="none" w:sz="0" w:space="0" w:color="auto"/>
                        <w:bottom w:val="none" w:sz="0" w:space="0" w:color="auto"/>
                        <w:right w:val="none" w:sz="0" w:space="0" w:color="auto"/>
                      </w:divBdr>
                    </w:div>
                  </w:divsChild>
                </w:div>
                <w:div w:id="112477342">
                  <w:marLeft w:val="0"/>
                  <w:marRight w:val="0"/>
                  <w:marTop w:val="0"/>
                  <w:marBottom w:val="0"/>
                  <w:divBdr>
                    <w:top w:val="none" w:sz="0" w:space="0" w:color="auto"/>
                    <w:left w:val="none" w:sz="0" w:space="0" w:color="auto"/>
                    <w:bottom w:val="none" w:sz="0" w:space="0" w:color="auto"/>
                    <w:right w:val="none" w:sz="0" w:space="0" w:color="auto"/>
                  </w:divBdr>
                  <w:divsChild>
                    <w:div w:id="671295754">
                      <w:marLeft w:val="0"/>
                      <w:marRight w:val="0"/>
                      <w:marTop w:val="0"/>
                      <w:marBottom w:val="0"/>
                      <w:divBdr>
                        <w:top w:val="none" w:sz="0" w:space="0" w:color="auto"/>
                        <w:left w:val="none" w:sz="0" w:space="0" w:color="auto"/>
                        <w:bottom w:val="none" w:sz="0" w:space="0" w:color="auto"/>
                        <w:right w:val="none" w:sz="0" w:space="0" w:color="auto"/>
                      </w:divBdr>
                    </w:div>
                  </w:divsChild>
                </w:div>
                <w:div w:id="148444074">
                  <w:marLeft w:val="0"/>
                  <w:marRight w:val="0"/>
                  <w:marTop w:val="0"/>
                  <w:marBottom w:val="0"/>
                  <w:divBdr>
                    <w:top w:val="none" w:sz="0" w:space="0" w:color="auto"/>
                    <w:left w:val="none" w:sz="0" w:space="0" w:color="auto"/>
                    <w:bottom w:val="none" w:sz="0" w:space="0" w:color="auto"/>
                    <w:right w:val="none" w:sz="0" w:space="0" w:color="auto"/>
                  </w:divBdr>
                  <w:divsChild>
                    <w:div w:id="1538740460">
                      <w:marLeft w:val="0"/>
                      <w:marRight w:val="0"/>
                      <w:marTop w:val="0"/>
                      <w:marBottom w:val="0"/>
                      <w:divBdr>
                        <w:top w:val="none" w:sz="0" w:space="0" w:color="auto"/>
                        <w:left w:val="none" w:sz="0" w:space="0" w:color="auto"/>
                        <w:bottom w:val="none" w:sz="0" w:space="0" w:color="auto"/>
                        <w:right w:val="none" w:sz="0" w:space="0" w:color="auto"/>
                      </w:divBdr>
                    </w:div>
                  </w:divsChild>
                </w:div>
                <w:div w:id="162362659">
                  <w:marLeft w:val="0"/>
                  <w:marRight w:val="0"/>
                  <w:marTop w:val="0"/>
                  <w:marBottom w:val="0"/>
                  <w:divBdr>
                    <w:top w:val="none" w:sz="0" w:space="0" w:color="auto"/>
                    <w:left w:val="none" w:sz="0" w:space="0" w:color="auto"/>
                    <w:bottom w:val="none" w:sz="0" w:space="0" w:color="auto"/>
                    <w:right w:val="none" w:sz="0" w:space="0" w:color="auto"/>
                  </w:divBdr>
                  <w:divsChild>
                    <w:div w:id="1491827164">
                      <w:marLeft w:val="0"/>
                      <w:marRight w:val="0"/>
                      <w:marTop w:val="0"/>
                      <w:marBottom w:val="0"/>
                      <w:divBdr>
                        <w:top w:val="none" w:sz="0" w:space="0" w:color="auto"/>
                        <w:left w:val="none" w:sz="0" w:space="0" w:color="auto"/>
                        <w:bottom w:val="none" w:sz="0" w:space="0" w:color="auto"/>
                        <w:right w:val="none" w:sz="0" w:space="0" w:color="auto"/>
                      </w:divBdr>
                    </w:div>
                  </w:divsChild>
                </w:div>
                <w:div w:id="164632333">
                  <w:marLeft w:val="0"/>
                  <w:marRight w:val="0"/>
                  <w:marTop w:val="0"/>
                  <w:marBottom w:val="0"/>
                  <w:divBdr>
                    <w:top w:val="none" w:sz="0" w:space="0" w:color="auto"/>
                    <w:left w:val="none" w:sz="0" w:space="0" w:color="auto"/>
                    <w:bottom w:val="none" w:sz="0" w:space="0" w:color="auto"/>
                    <w:right w:val="none" w:sz="0" w:space="0" w:color="auto"/>
                  </w:divBdr>
                  <w:divsChild>
                    <w:div w:id="463155117">
                      <w:marLeft w:val="0"/>
                      <w:marRight w:val="0"/>
                      <w:marTop w:val="0"/>
                      <w:marBottom w:val="0"/>
                      <w:divBdr>
                        <w:top w:val="none" w:sz="0" w:space="0" w:color="auto"/>
                        <w:left w:val="none" w:sz="0" w:space="0" w:color="auto"/>
                        <w:bottom w:val="none" w:sz="0" w:space="0" w:color="auto"/>
                        <w:right w:val="none" w:sz="0" w:space="0" w:color="auto"/>
                      </w:divBdr>
                    </w:div>
                  </w:divsChild>
                </w:div>
                <w:div w:id="166211925">
                  <w:marLeft w:val="0"/>
                  <w:marRight w:val="0"/>
                  <w:marTop w:val="0"/>
                  <w:marBottom w:val="0"/>
                  <w:divBdr>
                    <w:top w:val="none" w:sz="0" w:space="0" w:color="auto"/>
                    <w:left w:val="none" w:sz="0" w:space="0" w:color="auto"/>
                    <w:bottom w:val="none" w:sz="0" w:space="0" w:color="auto"/>
                    <w:right w:val="none" w:sz="0" w:space="0" w:color="auto"/>
                  </w:divBdr>
                  <w:divsChild>
                    <w:div w:id="1748265408">
                      <w:marLeft w:val="0"/>
                      <w:marRight w:val="0"/>
                      <w:marTop w:val="0"/>
                      <w:marBottom w:val="0"/>
                      <w:divBdr>
                        <w:top w:val="none" w:sz="0" w:space="0" w:color="auto"/>
                        <w:left w:val="none" w:sz="0" w:space="0" w:color="auto"/>
                        <w:bottom w:val="none" w:sz="0" w:space="0" w:color="auto"/>
                        <w:right w:val="none" w:sz="0" w:space="0" w:color="auto"/>
                      </w:divBdr>
                    </w:div>
                  </w:divsChild>
                </w:div>
                <w:div w:id="359555284">
                  <w:marLeft w:val="0"/>
                  <w:marRight w:val="0"/>
                  <w:marTop w:val="0"/>
                  <w:marBottom w:val="0"/>
                  <w:divBdr>
                    <w:top w:val="none" w:sz="0" w:space="0" w:color="auto"/>
                    <w:left w:val="none" w:sz="0" w:space="0" w:color="auto"/>
                    <w:bottom w:val="none" w:sz="0" w:space="0" w:color="auto"/>
                    <w:right w:val="none" w:sz="0" w:space="0" w:color="auto"/>
                  </w:divBdr>
                  <w:divsChild>
                    <w:div w:id="756288180">
                      <w:marLeft w:val="0"/>
                      <w:marRight w:val="0"/>
                      <w:marTop w:val="0"/>
                      <w:marBottom w:val="0"/>
                      <w:divBdr>
                        <w:top w:val="none" w:sz="0" w:space="0" w:color="auto"/>
                        <w:left w:val="none" w:sz="0" w:space="0" w:color="auto"/>
                        <w:bottom w:val="none" w:sz="0" w:space="0" w:color="auto"/>
                        <w:right w:val="none" w:sz="0" w:space="0" w:color="auto"/>
                      </w:divBdr>
                    </w:div>
                  </w:divsChild>
                </w:div>
                <w:div w:id="362290446">
                  <w:marLeft w:val="0"/>
                  <w:marRight w:val="0"/>
                  <w:marTop w:val="0"/>
                  <w:marBottom w:val="0"/>
                  <w:divBdr>
                    <w:top w:val="none" w:sz="0" w:space="0" w:color="auto"/>
                    <w:left w:val="none" w:sz="0" w:space="0" w:color="auto"/>
                    <w:bottom w:val="none" w:sz="0" w:space="0" w:color="auto"/>
                    <w:right w:val="none" w:sz="0" w:space="0" w:color="auto"/>
                  </w:divBdr>
                  <w:divsChild>
                    <w:div w:id="117459977">
                      <w:marLeft w:val="0"/>
                      <w:marRight w:val="0"/>
                      <w:marTop w:val="0"/>
                      <w:marBottom w:val="0"/>
                      <w:divBdr>
                        <w:top w:val="none" w:sz="0" w:space="0" w:color="auto"/>
                        <w:left w:val="none" w:sz="0" w:space="0" w:color="auto"/>
                        <w:bottom w:val="none" w:sz="0" w:space="0" w:color="auto"/>
                        <w:right w:val="none" w:sz="0" w:space="0" w:color="auto"/>
                      </w:divBdr>
                    </w:div>
                  </w:divsChild>
                </w:div>
                <w:div w:id="395669304">
                  <w:marLeft w:val="0"/>
                  <w:marRight w:val="0"/>
                  <w:marTop w:val="0"/>
                  <w:marBottom w:val="0"/>
                  <w:divBdr>
                    <w:top w:val="none" w:sz="0" w:space="0" w:color="auto"/>
                    <w:left w:val="none" w:sz="0" w:space="0" w:color="auto"/>
                    <w:bottom w:val="none" w:sz="0" w:space="0" w:color="auto"/>
                    <w:right w:val="none" w:sz="0" w:space="0" w:color="auto"/>
                  </w:divBdr>
                  <w:divsChild>
                    <w:div w:id="1864897665">
                      <w:marLeft w:val="0"/>
                      <w:marRight w:val="0"/>
                      <w:marTop w:val="0"/>
                      <w:marBottom w:val="0"/>
                      <w:divBdr>
                        <w:top w:val="none" w:sz="0" w:space="0" w:color="auto"/>
                        <w:left w:val="none" w:sz="0" w:space="0" w:color="auto"/>
                        <w:bottom w:val="none" w:sz="0" w:space="0" w:color="auto"/>
                        <w:right w:val="none" w:sz="0" w:space="0" w:color="auto"/>
                      </w:divBdr>
                    </w:div>
                  </w:divsChild>
                </w:div>
                <w:div w:id="402605721">
                  <w:marLeft w:val="0"/>
                  <w:marRight w:val="0"/>
                  <w:marTop w:val="0"/>
                  <w:marBottom w:val="0"/>
                  <w:divBdr>
                    <w:top w:val="none" w:sz="0" w:space="0" w:color="auto"/>
                    <w:left w:val="none" w:sz="0" w:space="0" w:color="auto"/>
                    <w:bottom w:val="none" w:sz="0" w:space="0" w:color="auto"/>
                    <w:right w:val="none" w:sz="0" w:space="0" w:color="auto"/>
                  </w:divBdr>
                  <w:divsChild>
                    <w:div w:id="1868177888">
                      <w:marLeft w:val="0"/>
                      <w:marRight w:val="0"/>
                      <w:marTop w:val="0"/>
                      <w:marBottom w:val="0"/>
                      <w:divBdr>
                        <w:top w:val="none" w:sz="0" w:space="0" w:color="auto"/>
                        <w:left w:val="none" w:sz="0" w:space="0" w:color="auto"/>
                        <w:bottom w:val="none" w:sz="0" w:space="0" w:color="auto"/>
                        <w:right w:val="none" w:sz="0" w:space="0" w:color="auto"/>
                      </w:divBdr>
                    </w:div>
                  </w:divsChild>
                </w:div>
                <w:div w:id="487211663">
                  <w:marLeft w:val="0"/>
                  <w:marRight w:val="0"/>
                  <w:marTop w:val="0"/>
                  <w:marBottom w:val="0"/>
                  <w:divBdr>
                    <w:top w:val="none" w:sz="0" w:space="0" w:color="auto"/>
                    <w:left w:val="none" w:sz="0" w:space="0" w:color="auto"/>
                    <w:bottom w:val="none" w:sz="0" w:space="0" w:color="auto"/>
                    <w:right w:val="none" w:sz="0" w:space="0" w:color="auto"/>
                  </w:divBdr>
                  <w:divsChild>
                    <w:div w:id="1936862966">
                      <w:marLeft w:val="0"/>
                      <w:marRight w:val="0"/>
                      <w:marTop w:val="0"/>
                      <w:marBottom w:val="0"/>
                      <w:divBdr>
                        <w:top w:val="none" w:sz="0" w:space="0" w:color="auto"/>
                        <w:left w:val="none" w:sz="0" w:space="0" w:color="auto"/>
                        <w:bottom w:val="none" w:sz="0" w:space="0" w:color="auto"/>
                        <w:right w:val="none" w:sz="0" w:space="0" w:color="auto"/>
                      </w:divBdr>
                    </w:div>
                  </w:divsChild>
                </w:div>
                <w:div w:id="491139245">
                  <w:marLeft w:val="0"/>
                  <w:marRight w:val="0"/>
                  <w:marTop w:val="0"/>
                  <w:marBottom w:val="0"/>
                  <w:divBdr>
                    <w:top w:val="none" w:sz="0" w:space="0" w:color="auto"/>
                    <w:left w:val="none" w:sz="0" w:space="0" w:color="auto"/>
                    <w:bottom w:val="none" w:sz="0" w:space="0" w:color="auto"/>
                    <w:right w:val="none" w:sz="0" w:space="0" w:color="auto"/>
                  </w:divBdr>
                  <w:divsChild>
                    <w:div w:id="1061756667">
                      <w:marLeft w:val="0"/>
                      <w:marRight w:val="0"/>
                      <w:marTop w:val="0"/>
                      <w:marBottom w:val="0"/>
                      <w:divBdr>
                        <w:top w:val="none" w:sz="0" w:space="0" w:color="auto"/>
                        <w:left w:val="none" w:sz="0" w:space="0" w:color="auto"/>
                        <w:bottom w:val="none" w:sz="0" w:space="0" w:color="auto"/>
                        <w:right w:val="none" w:sz="0" w:space="0" w:color="auto"/>
                      </w:divBdr>
                    </w:div>
                  </w:divsChild>
                </w:div>
                <w:div w:id="563298124">
                  <w:marLeft w:val="0"/>
                  <w:marRight w:val="0"/>
                  <w:marTop w:val="0"/>
                  <w:marBottom w:val="0"/>
                  <w:divBdr>
                    <w:top w:val="none" w:sz="0" w:space="0" w:color="auto"/>
                    <w:left w:val="none" w:sz="0" w:space="0" w:color="auto"/>
                    <w:bottom w:val="none" w:sz="0" w:space="0" w:color="auto"/>
                    <w:right w:val="none" w:sz="0" w:space="0" w:color="auto"/>
                  </w:divBdr>
                  <w:divsChild>
                    <w:div w:id="625620009">
                      <w:marLeft w:val="0"/>
                      <w:marRight w:val="0"/>
                      <w:marTop w:val="0"/>
                      <w:marBottom w:val="0"/>
                      <w:divBdr>
                        <w:top w:val="none" w:sz="0" w:space="0" w:color="auto"/>
                        <w:left w:val="none" w:sz="0" w:space="0" w:color="auto"/>
                        <w:bottom w:val="none" w:sz="0" w:space="0" w:color="auto"/>
                        <w:right w:val="none" w:sz="0" w:space="0" w:color="auto"/>
                      </w:divBdr>
                    </w:div>
                  </w:divsChild>
                </w:div>
                <w:div w:id="590703847">
                  <w:marLeft w:val="0"/>
                  <w:marRight w:val="0"/>
                  <w:marTop w:val="0"/>
                  <w:marBottom w:val="0"/>
                  <w:divBdr>
                    <w:top w:val="none" w:sz="0" w:space="0" w:color="auto"/>
                    <w:left w:val="none" w:sz="0" w:space="0" w:color="auto"/>
                    <w:bottom w:val="none" w:sz="0" w:space="0" w:color="auto"/>
                    <w:right w:val="none" w:sz="0" w:space="0" w:color="auto"/>
                  </w:divBdr>
                  <w:divsChild>
                    <w:div w:id="1254508196">
                      <w:marLeft w:val="0"/>
                      <w:marRight w:val="0"/>
                      <w:marTop w:val="0"/>
                      <w:marBottom w:val="0"/>
                      <w:divBdr>
                        <w:top w:val="none" w:sz="0" w:space="0" w:color="auto"/>
                        <w:left w:val="none" w:sz="0" w:space="0" w:color="auto"/>
                        <w:bottom w:val="none" w:sz="0" w:space="0" w:color="auto"/>
                        <w:right w:val="none" w:sz="0" w:space="0" w:color="auto"/>
                      </w:divBdr>
                    </w:div>
                  </w:divsChild>
                </w:div>
                <w:div w:id="655843728">
                  <w:marLeft w:val="0"/>
                  <w:marRight w:val="0"/>
                  <w:marTop w:val="0"/>
                  <w:marBottom w:val="0"/>
                  <w:divBdr>
                    <w:top w:val="none" w:sz="0" w:space="0" w:color="auto"/>
                    <w:left w:val="none" w:sz="0" w:space="0" w:color="auto"/>
                    <w:bottom w:val="none" w:sz="0" w:space="0" w:color="auto"/>
                    <w:right w:val="none" w:sz="0" w:space="0" w:color="auto"/>
                  </w:divBdr>
                  <w:divsChild>
                    <w:div w:id="1734042829">
                      <w:marLeft w:val="0"/>
                      <w:marRight w:val="0"/>
                      <w:marTop w:val="0"/>
                      <w:marBottom w:val="0"/>
                      <w:divBdr>
                        <w:top w:val="none" w:sz="0" w:space="0" w:color="auto"/>
                        <w:left w:val="none" w:sz="0" w:space="0" w:color="auto"/>
                        <w:bottom w:val="none" w:sz="0" w:space="0" w:color="auto"/>
                        <w:right w:val="none" w:sz="0" w:space="0" w:color="auto"/>
                      </w:divBdr>
                    </w:div>
                  </w:divsChild>
                </w:div>
                <w:div w:id="726607704">
                  <w:marLeft w:val="0"/>
                  <w:marRight w:val="0"/>
                  <w:marTop w:val="0"/>
                  <w:marBottom w:val="0"/>
                  <w:divBdr>
                    <w:top w:val="none" w:sz="0" w:space="0" w:color="auto"/>
                    <w:left w:val="none" w:sz="0" w:space="0" w:color="auto"/>
                    <w:bottom w:val="none" w:sz="0" w:space="0" w:color="auto"/>
                    <w:right w:val="none" w:sz="0" w:space="0" w:color="auto"/>
                  </w:divBdr>
                  <w:divsChild>
                    <w:div w:id="1332370990">
                      <w:marLeft w:val="0"/>
                      <w:marRight w:val="0"/>
                      <w:marTop w:val="0"/>
                      <w:marBottom w:val="0"/>
                      <w:divBdr>
                        <w:top w:val="none" w:sz="0" w:space="0" w:color="auto"/>
                        <w:left w:val="none" w:sz="0" w:space="0" w:color="auto"/>
                        <w:bottom w:val="none" w:sz="0" w:space="0" w:color="auto"/>
                        <w:right w:val="none" w:sz="0" w:space="0" w:color="auto"/>
                      </w:divBdr>
                    </w:div>
                  </w:divsChild>
                </w:div>
                <w:div w:id="738556540">
                  <w:marLeft w:val="0"/>
                  <w:marRight w:val="0"/>
                  <w:marTop w:val="0"/>
                  <w:marBottom w:val="0"/>
                  <w:divBdr>
                    <w:top w:val="none" w:sz="0" w:space="0" w:color="auto"/>
                    <w:left w:val="none" w:sz="0" w:space="0" w:color="auto"/>
                    <w:bottom w:val="none" w:sz="0" w:space="0" w:color="auto"/>
                    <w:right w:val="none" w:sz="0" w:space="0" w:color="auto"/>
                  </w:divBdr>
                  <w:divsChild>
                    <w:div w:id="1646884983">
                      <w:marLeft w:val="0"/>
                      <w:marRight w:val="0"/>
                      <w:marTop w:val="0"/>
                      <w:marBottom w:val="0"/>
                      <w:divBdr>
                        <w:top w:val="none" w:sz="0" w:space="0" w:color="auto"/>
                        <w:left w:val="none" w:sz="0" w:space="0" w:color="auto"/>
                        <w:bottom w:val="none" w:sz="0" w:space="0" w:color="auto"/>
                        <w:right w:val="none" w:sz="0" w:space="0" w:color="auto"/>
                      </w:divBdr>
                    </w:div>
                  </w:divsChild>
                </w:div>
                <w:div w:id="755253016">
                  <w:marLeft w:val="0"/>
                  <w:marRight w:val="0"/>
                  <w:marTop w:val="0"/>
                  <w:marBottom w:val="0"/>
                  <w:divBdr>
                    <w:top w:val="none" w:sz="0" w:space="0" w:color="auto"/>
                    <w:left w:val="none" w:sz="0" w:space="0" w:color="auto"/>
                    <w:bottom w:val="none" w:sz="0" w:space="0" w:color="auto"/>
                    <w:right w:val="none" w:sz="0" w:space="0" w:color="auto"/>
                  </w:divBdr>
                  <w:divsChild>
                    <w:div w:id="613251202">
                      <w:marLeft w:val="0"/>
                      <w:marRight w:val="0"/>
                      <w:marTop w:val="0"/>
                      <w:marBottom w:val="0"/>
                      <w:divBdr>
                        <w:top w:val="none" w:sz="0" w:space="0" w:color="auto"/>
                        <w:left w:val="none" w:sz="0" w:space="0" w:color="auto"/>
                        <w:bottom w:val="none" w:sz="0" w:space="0" w:color="auto"/>
                        <w:right w:val="none" w:sz="0" w:space="0" w:color="auto"/>
                      </w:divBdr>
                    </w:div>
                  </w:divsChild>
                </w:div>
                <w:div w:id="759328274">
                  <w:marLeft w:val="0"/>
                  <w:marRight w:val="0"/>
                  <w:marTop w:val="0"/>
                  <w:marBottom w:val="0"/>
                  <w:divBdr>
                    <w:top w:val="none" w:sz="0" w:space="0" w:color="auto"/>
                    <w:left w:val="none" w:sz="0" w:space="0" w:color="auto"/>
                    <w:bottom w:val="none" w:sz="0" w:space="0" w:color="auto"/>
                    <w:right w:val="none" w:sz="0" w:space="0" w:color="auto"/>
                  </w:divBdr>
                  <w:divsChild>
                    <w:div w:id="286203560">
                      <w:marLeft w:val="0"/>
                      <w:marRight w:val="0"/>
                      <w:marTop w:val="0"/>
                      <w:marBottom w:val="0"/>
                      <w:divBdr>
                        <w:top w:val="none" w:sz="0" w:space="0" w:color="auto"/>
                        <w:left w:val="none" w:sz="0" w:space="0" w:color="auto"/>
                        <w:bottom w:val="none" w:sz="0" w:space="0" w:color="auto"/>
                        <w:right w:val="none" w:sz="0" w:space="0" w:color="auto"/>
                      </w:divBdr>
                    </w:div>
                  </w:divsChild>
                </w:div>
                <w:div w:id="776868048">
                  <w:marLeft w:val="0"/>
                  <w:marRight w:val="0"/>
                  <w:marTop w:val="0"/>
                  <w:marBottom w:val="0"/>
                  <w:divBdr>
                    <w:top w:val="none" w:sz="0" w:space="0" w:color="auto"/>
                    <w:left w:val="none" w:sz="0" w:space="0" w:color="auto"/>
                    <w:bottom w:val="none" w:sz="0" w:space="0" w:color="auto"/>
                    <w:right w:val="none" w:sz="0" w:space="0" w:color="auto"/>
                  </w:divBdr>
                  <w:divsChild>
                    <w:div w:id="1040323456">
                      <w:marLeft w:val="0"/>
                      <w:marRight w:val="0"/>
                      <w:marTop w:val="0"/>
                      <w:marBottom w:val="0"/>
                      <w:divBdr>
                        <w:top w:val="none" w:sz="0" w:space="0" w:color="auto"/>
                        <w:left w:val="none" w:sz="0" w:space="0" w:color="auto"/>
                        <w:bottom w:val="none" w:sz="0" w:space="0" w:color="auto"/>
                        <w:right w:val="none" w:sz="0" w:space="0" w:color="auto"/>
                      </w:divBdr>
                    </w:div>
                  </w:divsChild>
                </w:div>
                <w:div w:id="798034558">
                  <w:marLeft w:val="0"/>
                  <w:marRight w:val="0"/>
                  <w:marTop w:val="0"/>
                  <w:marBottom w:val="0"/>
                  <w:divBdr>
                    <w:top w:val="none" w:sz="0" w:space="0" w:color="auto"/>
                    <w:left w:val="none" w:sz="0" w:space="0" w:color="auto"/>
                    <w:bottom w:val="none" w:sz="0" w:space="0" w:color="auto"/>
                    <w:right w:val="none" w:sz="0" w:space="0" w:color="auto"/>
                  </w:divBdr>
                  <w:divsChild>
                    <w:div w:id="140316294">
                      <w:marLeft w:val="0"/>
                      <w:marRight w:val="0"/>
                      <w:marTop w:val="0"/>
                      <w:marBottom w:val="0"/>
                      <w:divBdr>
                        <w:top w:val="none" w:sz="0" w:space="0" w:color="auto"/>
                        <w:left w:val="none" w:sz="0" w:space="0" w:color="auto"/>
                        <w:bottom w:val="none" w:sz="0" w:space="0" w:color="auto"/>
                        <w:right w:val="none" w:sz="0" w:space="0" w:color="auto"/>
                      </w:divBdr>
                    </w:div>
                  </w:divsChild>
                </w:div>
                <w:div w:id="804203735">
                  <w:marLeft w:val="0"/>
                  <w:marRight w:val="0"/>
                  <w:marTop w:val="0"/>
                  <w:marBottom w:val="0"/>
                  <w:divBdr>
                    <w:top w:val="none" w:sz="0" w:space="0" w:color="auto"/>
                    <w:left w:val="none" w:sz="0" w:space="0" w:color="auto"/>
                    <w:bottom w:val="none" w:sz="0" w:space="0" w:color="auto"/>
                    <w:right w:val="none" w:sz="0" w:space="0" w:color="auto"/>
                  </w:divBdr>
                  <w:divsChild>
                    <w:div w:id="1004475401">
                      <w:marLeft w:val="0"/>
                      <w:marRight w:val="0"/>
                      <w:marTop w:val="0"/>
                      <w:marBottom w:val="0"/>
                      <w:divBdr>
                        <w:top w:val="none" w:sz="0" w:space="0" w:color="auto"/>
                        <w:left w:val="none" w:sz="0" w:space="0" w:color="auto"/>
                        <w:bottom w:val="none" w:sz="0" w:space="0" w:color="auto"/>
                        <w:right w:val="none" w:sz="0" w:space="0" w:color="auto"/>
                      </w:divBdr>
                    </w:div>
                  </w:divsChild>
                </w:div>
                <w:div w:id="831992440">
                  <w:marLeft w:val="0"/>
                  <w:marRight w:val="0"/>
                  <w:marTop w:val="0"/>
                  <w:marBottom w:val="0"/>
                  <w:divBdr>
                    <w:top w:val="none" w:sz="0" w:space="0" w:color="auto"/>
                    <w:left w:val="none" w:sz="0" w:space="0" w:color="auto"/>
                    <w:bottom w:val="none" w:sz="0" w:space="0" w:color="auto"/>
                    <w:right w:val="none" w:sz="0" w:space="0" w:color="auto"/>
                  </w:divBdr>
                  <w:divsChild>
                    <w:div w:id="1323044039">
                      <w:marLeft w:val="0"/>
                      <w:marRight w:val="0"/>
                      <w:marTop w:val="0"/>
                      <w:marBottom w:val="0"/>
                      <w:divBdr>
                        <w:top w:val="none" w:sz="0" w:space="0" w:color="auto"/>
                        <w:left w:val="none" w:sz="0" w:space="0" w:color="auto"/>
                        <w:bottom w:val="none" w:sz="0" w:space="0" w:color="auto"/>
                        <w:right w:val="none" w:sz="0" w:space="0" w:color="auto"/>
                      </w:divBdr>
                    </w:div>
                  </w:divsChild>
                </w:div>
                <w:div w:id="836072481">
                  <w:marLeft w:val="0"/>
                  <w:marRight w:val="0"/>
                  <w:marTop w:val="0"/>
                  <w:marBottom w:val="0"/>
                  <w:divBdr>
                    <w:top w:val="none" w:sz="0" w:space="0" w:color="auto"/>
                    <w:left w:val="none" w:sz="0" w:space="0" w:color="auto"/>
                    <w:bottom w:val="none" w:sz="0" w:space="0" w:color="auto"/>
                    <w:right w:val="none" w:sz="0" w:space="0" w:color="auto"/>
                  </w:divBdr>
                  <w:divsChild>
                    <w:div w:id="1950894093">
                      <w:marLeft w:val="0"/>
                      <w:marRight w:val="0"/>
                      <w:marTop w:val="0"/>
                      <w:marBottom w:val="0"/>
                      <w:divBdr>
                        <w:top w:val="none" w:sz="0" w:space="0" w:color="auto"/>
                        <w:left w:val="none" w:sz="0" w:space="0" w:color="auto"/>
                        <w:bottom w:val="none" w:sz="0" w:space="0" w:color="auto"/>
                        <w:right w:val="none" w:sz="0" w:space="0" w:color="auto"/>
                      </w:divBdr>
                    </w:div>
                  </w:divsChild>
                </w:div>
                <w:div w:id="854927249">
                  <w:marLeft w:val="0"/>
                  <w:marRight w:val="0"/>
                  <w:marTop w:val="0"/>
                  <w:marBottom w:val="0"/>
                  <w:divBdr>
                    <w:top w:val="none" w:sz="0" w:space="0" w:color="auto"/>
                    <w:left w:val="none" w:sz="0" w:space="0" w:color="auto"/>
                    <w:bottom w:val="none" w:sz="0" w:space="0" w:color="auto"/>
                    <w:right w:val="none" w:sz="0" w:space="0" w:color="auto"/>
                  </w:divBdr>
                  <w:divsChild>
                    <w:div w:id="1725327292">
                      <w:marLeft w:val="0"/>
                      <w:marRight w:val="0"/>
                      <w:marTop w:val="0"/>
                      <w:marBottom w:val="0"/>
                      <w:divBdr>
                        <w:top w:val="none" w:sz="0" w:space="0" w:color="auto"/>
                        <w:left w:val="none" w:sz="0" w:space="0" w:color="auto"/>
                        <w:bottom w:val="none" w:sz="0" w:space="0" w:color="auto"/>
                        <w:right w:val="none" w:sz="0" w:space="0" w:color="auto"/>
                      </w:divBdr>
                    </w:div>
                  </w:divsChild>
                </w:div>
                <w:div w:id="881676063">
                  <w:marLeft w:val="0"/>
                  <w:marRight w:val="0"/>
                  <w:marTop w:val="0"/>
                  <w:marBottom w:val="0"/>
                  <w:divBdr>
                    <w:top w:val="none" w:sz="0" w:space="0" w:color="auto"/>
                    <w:left w:val="none" w:sz="0" w:space="0" w:color="auto"/>
                    <w:bottom w:val="none" w:sz="0" w:space="0" w:color="auto"/>
                    <w:right w:val="none" w:sz="0" w:space="0" w:color="auto"/>
                  </w:divBdr>
                  <w:divsChild>
                    <w:div w:id="330258009">
                      <w:marLeft w:val="0"/>
                      <w:marRight w:val="0"/>
                      <w:marTop w:val="0"/>
                      <w:marBottom w:val="0"/>
                      <w:divBdr>
                        <w:top w:val="none" w:sz="0" w:space="0" w:color="auto"/>
                        <w:left w:val="none" w:sz="0" w:space="0" w:color="auto"/>
                        <w:bottom w:val="none" w:sz="0" w:space="0" w:color="auto"/>
                        <w:right w:val="none" w:sz="0" w:space="0" w:color="auto"/>
                      </w:divBdr>
                    </w:div>
                  </w:divsChild>
                </w:div>
                <w:div w:id="891386194">
                  <w:marLeft w:val="0"/>
                  <w:marRight w:val="0"/>
                  <w:marTop w:val="0"/>
                  <w:marBottom w:val="0"/>
                  <w:divBdr>
                    <w:top w:val="none" w:sz="0" w:space="0" w:color="auto"/>
                    <w:left w:val="none" w:sz="0" w:space="0" w:color="auto"/>
                    <w:bottom w:val="none" w:sz="0" w:space="0" w:color="auto"/>
                    <w:right w:val="none" w:sz="0" w:space="0" w:color="auto"/>
                  </w:divBdr>
                  <w:divsChild>
                    <w:div w:id="1853258021">
                      <w:marLeft w:val="0"/>
                      <w:marRight w:val="0"/>
                      <w:marTop w:val="0"/>
                      <w:marBottom w:val="0"/>
                      <w:divBdr>
                        <w:top w:val="none" w:sz="0" w:space="0" w:color="auto"/>
                        <w:left w:val="none" w:sz="0" w:space="0" w:color="auto"/>
                        <w:bottom w:val="none" w:sz="0" w:space="0" w:color="auto"/>
                        <w:right w:val="none" w:sz="0" w:space="0" w:color="auto"/>
                      </w:divBdr>
                    </w:div>
                  </w:divsChild>
                </w:div>
                <w:div w:id="1021780722">
                  <w:marLeft w:val="0"/>
                  <w:marRight w:val="0"/>
                  <w:marTop w:val="0"/>
                  <w:marBottom w:val="0"/>
                  <w:divBdr>
                    <w:top w:val="none" w:sz="0" w:space="0" w:color="auto"/>
                    <w:left w:val="none" w:sz="0" w:space="0" w:color="auto"/>
                    <w:bottom w:val="none" w:sz="0" w:space="0" w:color="auto"/>
                    <w:right w:val="none" w:sz="0" w:space="0" w:color="auto"/>
                  </w:divBdr>
                  <w:divsChild>
                    <w:div w:id="737554490">
                      <w:marLeft w:val="0"/>
                      <w:marRight w:val="0"/>
                      <w:marTop w:val="0"/>
                      <w:marBottom w:val="0"/>
                      <w:divBdr>
                        <w:top w:val="none" w:sz="0" w:space="0" w:color="auto"/>
                        <w:left w:val="none" w:sz="0" w:space="0" w:color="auto"/>
                        <w:bottom w:val="none" w:sz="0" w:space="0" w:color="auto"/>
                        <w:right w:val="none" w:sz="0" w:space="0" w:color="auto"/>
                      </w:divBdr>
                    </w:div>
                  </w:divsChild>
                </w:div>
                <w:div w:id="1118255660">
                  <w:marLeft w:val="0"/>
                  <w:marRight w:val="0"/>
                  <w:marTop w:val="0"/>
                  <w:marBottom w:val="0"/>
                  <w:divBdr>
                    <w:top w:val="none" w:sz="0" w:space="0" w:color="auto"/>
                    <w:left w:val="none" w:sz="0" w:space="0" w:color="auto"/>
                    <w:bottom w:val="none" w:sz="0" w:space="0" w:color="auto"/>
                    <w:right w:val="none" w:sz="0" w:space="0" w:color="auto"/>
                  </w:divBdr>
                  <w:divsChild>
                    <w:div w:id="104079390">
                      <w:marLeft w:val="0"/>
                      <w:marRight w:val="0"/>
                      <w:marTop w:val="0"/>
                      <w:marBottom w:val="0"/>
                      <w:divBdr>
                        <w:top w:val="none" w:sz="0" w:space="0" w:color="auto"/>
                        <w:left w:val="none" w:sz="0" w:space="0" w:color="auto"/>
                        <w:bottom w:val="none" w:sz="0" w:space="0" w:color="auto"/>
                        <w:right w:val="none" w:sz="0" w:space="0" w:color="auto"/>
                      </w:divBdr>
                    </w:div>
                  </w:divsChild>
                </w:div>
                <w:div w:id="1155336699">
                  <w:marLeft w:val="0"/>
                  <w:marRight w:val="0"/>
                  <w:marTop w:val="0"/>
                  <w:marBottom w:val="0"/>
                  <w:divBdr>
                    <w:top w:val="none" w:sz="0" w:space="0" w:color="auto"/>
                    <w:left w:val="none" w:sz="0" w:space="0" w:color="auto"/>
                    <w:bottom w:val="none" w:sz="0" w:space="0" w:color="auto"/>
                    <w:right w:val="none" w:sz="0" w:space="0" w:color="auto"/>
                  </w:divBdr>
                  <w:divsChild>
                    <w:div w:id="2021545251">
                      <w:marLeft w:val="0"/>
                      <w:marRight w:val="0"/>
                      <w:marTop w:val="0"/>
                      <w:marBottom w:val="0"/>
                      <w:divBdr>
                        <w:top w:val="none" w:sz="0" w:space="0" w:color="auto"/>
                        <w:left w:val="none" w:sz="0" w:space="0" w:color="auto"/>
                        <w:bottom w:val="none" w:sz="0" w:space="0" w:color="auto"/>
                        <w:right w:val="none" w:sz="0" w:space="0" w:color="auto"/>
                      </w:divBdr>
                    </w:div>
                  </w:divsChild>
                </w:div>
                <w:div w:id="1195074769">
                  <w:marLeft w:val="0"/>
                  <w:marRight w:val="0"/>
                  <w:marTop w:val="0"/>
                  <w:marBottom w:val="0"/>
                  <w:divBdr>
                    <w:top w:val="none" w:sz="0" w:space="0" w:color="auto"/>
                    <w:left w:val="none" w:sz="0" w:space="0" w:color="auto"/>
                    <w:bottom w:val="none" w:sz="0" w:space="0" w:color="auto"/>
                    <w:right w:val="none" w:sz="0" w:space="0" w:color="auto"/>
                  </w:divBdr>
                  <w:divsChild>
                    <w:div w:id="106125830">
                      <w:marLeft w:val="0"/>
                      <w:marRight w:val="0"/>
                      <w:marTop w:val="0"/>
                      <w:marBottom w:val="0"/>
                      <w:divBdr>
                        <w:top w:val="none" w:sz="0" w:space="0" w:color="auto"/>
                        <w:left w:val="none" w:sz="0" w:space="0" w:color="auto"/>
                        <w:bottom w:val="none" w:sz="0" w:space="0" w:color="auto"/>
                        <w:right w:val="none" w:sz="0" w:space="0" w:color="auto"/>
                      </w:divBdr>
                    </w:div>
                  </w:divsChild>
                </w:div>
                <w:div w:id="1225724736">
                  <w:marLeft w:val="0"/>
                  <w:marRight w:val="0"/>
                  <w:marTop w:val="0"/>
                  <w:marBottom w:val="0"/>
                  <w:divBdr>
                    <w:top w:val="none" w:sz="0" w:space="0" w:color="auto"/>
                    <w:left w:val="none" w:sz="0" w:space="0" w:color="auto"/>
                    <w:bottom w:val="none" w:sz="0" w:space="0" w:color="auto"/>
                    <w:right w:val="none" w:sz="0" w:space="0" w:color="auto"/>
                  </w:divBdr>
                  <w:divsChild>
                    <w:div w:id="1662387592">
                      <w:marLeft w:val="0"/>
                      <w:marRight w:val="0"/>
                      <w:marTop w:val="0"/>
                      <w:marBottom w:val="0"/>
                      <w:divBdr>
                        <w:top w:val="none" w:sz="0" w:space="0" w:color="auto"/>
                        <w:left w:val="none" w:sz="0" w:space="0" w:color="auto"/>
                        <w:bottom w:val="none" w:sz="0" w:space="0" w:color="auto"/>
                        <w:right w:val="none" w:sz="0" w:space="0" w:color="auto"/>
                      </w:divBdr>
                    </w:div>
                  </w:divsChild>
                </w:div>
                <w:div w:id="1226144987">
                  <w:marLeft w:val="0"/>
                  <w:marRight w:val="0"/>
                  <w:marTop w:val="0"/>
                  <w:marBottom w:val="0"/>
                  <w:divBdr>
                    <w:top w:val="none" w:sz="0" w:space="0" w:color="auto"/>
                    <w:left w:val="none" w:sz="0" w:space="0" w:color="auto"/>
                    <w:bottom w:val="none" w:sz="0" w:space="0" w:color="auto"/>
                    <w:right w:val="none" w:sz="0" w:space="0" w:color="auto"/>
                  </w:divBdr>
                  <w:divsChild>
                    <w:div w:id="1698461573">
                      <w:marLeft w:val="0"/>
                      <w:marRight w:val="0"/>
                      <w:marTop w:val="0"/>
                      <w:marBottom w:val="0"/>
                      <w:divBdr>
                        <w:top w:val="none" w:sz="0" w:space="0" w:color="auto"/>
                        <w:left w:val="none" w:sz="0" w:space="0" w:color="auto"/>
                        <w:bottom w:val="none" w:sz="0" w:space="0" w:color="auto"/>
                        <w:right w:val="none" w:sz="0" w:space="0" w:color="auto"/>
                      </w:divBdr>
                    </w:div>
                  </w:divsChild>
                </w:div>
                <w:div w:id="1353803342">
                  <w:marLeft w:val="0"/>
                  <w:marRight w:val="0"/>
                  <w:marTop w:val="0"/>
                  <w:marBottom w:val="0"/>
                  <w:divBdr>
                    <w:top w:val="none" w:sz="0" w:space="0" w:color="auto"/>
                    <w:left w:val="none" w:sz="0" w:space="0" w:color="auto"/>
                    <w:bottom w:val="none" w:sz="0" w:space="0" w:color="auto"/>
                    <w:right w:val="none" w:sz="0" w:space="0" w:color="auto"/>
                  </w:divBdr>
                  <w:divsChild>
                    <w:div w:id="107479332">
                      <w:marLeft w:val="0"/>
                      <w:marRight w:val="0"/>
                      <w:marTop w:val="0"/>
                      <w:marBottom w:val="0"/>
                      <w:divBdr>
                        <w:top w:val="none" w:sz="0" w:space="0" w:color="auto"/>
                        <w:left w:val="none" w:sz="0" w:space="0" w:color="auto"/>
                        <w:bottom w:val="none" w:sz="0" w:space="0" w:color="auto"/>
                        <w:right w:val="none" w:sz="0" w:space="0" w:color="auto"/>
                      </w:divBdr>
                    </w:div>
                  </w:divsChild>
                </w:div>
                <w:div w:id="1435980624">
                  <w:marLeft w:val="0"/>
                  <w:marRight w:val="0"/>
                  <w:marTop w:val="0"/>
                  <w:marBottom w:val="0"/>
                  <w:divBdr>
                    <w:top w:val="none" w:sz="0" w:space="0" w:color="auto"/>
                    <w:left w:val="none" w:sz="0" w:space="0" w:color="auto"/>
                    <w:bottom w:val="none" w:sz="0" w:space="0" w:color="auto"/>
                    <w:right w:val="none" w:sz="0" w:space="0" w:color="auto"/>
                  </w:divBdr>
                  <w:divsChild>
                    <w:div w:id="1934390489">
                      <w:marLeft w:val="0"/>
                      <w:marRight w:val="0"/>
                      <w:marTop w:val="0"/>
                      <w:marBottom w:val="0"/>
                      <w:divBdr>
                        <w:top w:val="none" w:sz="0" w:space="0" w:color="auto"/>
                        <w:left w:val="none" w:sz="0" w:space="0" w:color="auto"/>
                        <w:bottom w:val="none" w:sz="0" w:space="0" w:color="auto"/>
                        <w:right w:val="none" w:sz="0" w:space="0" w:color="auto"/>
                      </w:divBdr>
                    </w:div>
                  </w:divsChild>
                </w:div>
                <w:div w:id="1445346221">
                  <w:marLeft w:val="0"/>
                  <w:marRight w:val="0"/>
                  <w:marTop w:val="0"/>
                  <w:marBottom w:val="0"/>
                  <w:divBdr>
                    <w:top w:val="none" w:sz="0" w:space="0" w:color="auto"/>
                    <w:left w:val="none" w:sz="0" w:space="0" w:color="auto"/>
                    <w:bottom w:val="none" w:sz="0" w:space="0" w:color="auto"/>
                    <w:right w:val="none" w:sz="0" w:space="0" w:color="auto"/>
                  </w:divBdr>
                  <w:divsChild>
                    <w:div w:id="2107453652">
                      <w:marLeft w:val="0"/>
                      <w:marRight w:val="0"/>
                      <w:marTop w:val="0"/>
                      <w:marBottom w:val="0"/>
                      <w:divBdr>
                        <w:top w:val="none" w:sz="0" w:space="0" w:color="auto"/>
                        <w:left w:val="none" w:sz="0" w:space="0" w:color="auto"/>
                        <w:bottom w:val="none" w:sz="0" w:space="0" w:color="auto"/>
                        <w:right w:val="none" w:sz="0" w:space="0" w:color="auto"/>
                      </w:divBdr>
                    </w:div>
                  </w:divsChild>
                </w:div>
                <w:div w:id="1480075867">
                  <w:marLeft w:val="0"/>
                  <w:marRight w:val="0"/>
                  <w:marTop w:val="0"/>
                  <w:marBottom w:val="0"/>
                  <w:divBdr>
                    <w:top w:val="none" w:sz="0" w:space="0" w:color="auto"/>
                    <w:left w:val="none" w:sz="0" w:space="0" w:color="auto"/>
                    <w:bottom w:val="none" w:sz="0" w:space="0" w:color="auto"/>
                    <w:right w:val="none" w:sz="0" w:space="0" w:color="auto"/>
                  </w:divBdr>
                  <w:divsChild>
                    <w:div w:id="775977608">
                      <w:marLeft w:val="0"/>
                      <w:marRight w:val="0"/>
                      <w:marTop w:val="0"/>
                      <w:marBottom w:val="0"/>
                      <w:divBdr>
                        <w:top w:val="none" w:sz="0" w:space="0" w:color="auto"/>
                        <w:left w:val="none" w:sz="0" w:space="0" w:color="auto"/>
                        <w:bottom w:val="none" w:sz="0" w:space="0" w:color="auto"/>
                        <w:right w:val="none" w:sz="0" w:space="0" w:color="auto"/>
                      </w:divBdr>
                    </w:div>
                  </w:divsChild>
                </w:div>
                <w:div w:id="1517230839">
                  <w:marLeft w:val="0"/>
                  <w:marRight w:val="0"/>
                  <w:marTop w:val="0"/>
                  <w:marBottom w:val="0"/>
                  <w:divBdr>
                    <w:top w:val="none" w:sz="0" w:space="0" w:color="auto"/>
                    <w:left w:val="none" w:sz="0" w:space="0" w:color="auto"/>
                    <w:bottom w:val="none" w:sz="0" w:space="0" w:color="auto"/>
                    <w:right w:val="none" w:sz="0" w:space="0" w:color="auto"/>
                  </w:divBdr>
                  <w:divsChild>
                    <w:div w:id="2000235172">
                      <w:marLeft w:val="0"/>
                      <w:marRight w:val="0"/>
                      <w:marTop w:val="0"/>
                      <w:marBottom w:val="0"/>
                      <w:divBdr>
                        <w:top w:val="none" w:sz="0" w:space="0" w:color="auto"/>
                        <w:left w:val="none" w:sz="0" w:space="0" w:color="auto"/>
                        <w:bottom w:val="none" w:sz="0" w:space="0" w:color="auto"/>
                        <w:right w:val="none" w:sz="0" w:space="0" w:color="auto"/>
                      </w:divBdr>
                    </w:div>
                  </w:divsChild>
                </w:div>
                <w:div w:id="1537815818">
                  <w:marLeft w:val="0"/>
                  <w:marRight w:val="0"/>
                  <w:marTop w:val="0"/>
                  <w:marBottom w:val="0"/>
                  <w:divBdr>
                    <w:top w:val="none" w:sz="0" w:space="0" w:color="auto"/>
                    <w:left w:val="none" w:sz="0" w:space="0" w:color="auto"/>
                    <w:bottom w:val="none" w:sz="0" w:space="0" w:color="auto"/>
                    <w:right w:val="none" w:sz="0" w:space="0" w:color="auto"/>
                  </w:divBdr>
                  <w:divsChild>
                    <w:div w:id="1020667655">
                      <w:marLeft w:val="0"/>
                      <w:marRight w:val="0"/>
                      <w:marTop w:val="0"/>
                      <w:marBottom w:val="0"/>
                      <w:divBdr>
                        <w:top w:val="none" w:sz="0" w:space="0" w:color="auto"/>
                        <w:left w:val="none" w:sz="0" w:space="0" w:color="auto"/>
                        <w:bottom w:val="none" w:sz="0" w:space="0" w:color="auto"/>
                        <w:right w:val="none" w:sz="0" w:space="0" w:color="auto"/>
                      </w:divBdr>
                    </w:div>
                  </w:divsChild>
                </w:div>
                <w:div w:id="1643341205">
                  <w:marLeft w:val="0"/>
                  <w:marRight w:val="0"/>
                  <w:marTop w:val="0"/>
                  <w:marBottom w:val="0"/>
                  <w:divBdr>
                    <w:top w:val="none" w:sz="0" w:space="0" w:color="auto"/>
                    <w:left w:val="none" w:sz="0" w:space="0" w:color="auto"/>
                    <w:bottom w:val="none" w:sz="0" w:space="0" w:color="auto"/>
                    <w:right w:val="none" w:sz="0" w:space="0" w:color="auto"/>
                  </w:divBdr>
                  <w:divsChild>
                    <w:div w:id="118572530">
                      <w:marLeft w:val="0"/>
                      <w:marRight w:val="0"/>
                      <w:marTop w:val="0"/>
                      <w:marBottom w:val="0"/>
                      <w:divBdr>
                        <w:top w:val="none" w:sz="0" w:space="0" w:color="auto"/>
                        <w:left w:val="none" w:sz="0" w:space="0" w:color="auto"/>
                        <w:bottom w:val="none" w:sz="0" w:space="0" w:color="auto"/>
                        <w:right w:val="none" w:sz="0" w:space="0" w:color="auto"/>
                      </w:divBdr>
                    </w:div>
                  </w:divsChild>
                </w:div>
                <w:div w:id="1670137681">
                  <w:marLeft w:val="0"/>
                  <w:marRight w:val="0"/>
                  <w:marTop w:val="0"/>
                  <w:marBottom w:val="0"/>
                  <w:divBdr>
                    <w:top w:val="none" w:sz="0" w:space="0" w:color="auto"/>
                    <w:left w:val="none" w:sz="0" w:space="0" w:color="auto"/>
                    <w:bottom w:val="none" w:sz="0" w:space="0" w:color="auto"/>
                    <w:right w:val="none" w:sz="0" w:space="0" w:color="auto"/>
                  </w:divBdr>
                  <w:divsChild>
                    <w:div w:id="1719352030">
                      <w:marLeft w:val="0"/>
                      <w:marRight w:val="0"/>
                      <w:marTop w:val="0"/>
                      <w:marBottom w:val="0"/>
                      <w:divBdr>
                        <w:top w:val="none" w:sz="0" w:space="0" w:color="auto"/>
                        <w:left w:val="none" w:sz="0" w:space="0" w:color="auto"/>
                        <w:bottom w:val="none" w:sz="0" w:space="0" w:color="auto"/>
                        <w:right w:val="none" w:sz="0" w:space="0" w:color="auto"/>
                      </w:divBdr>
                    </w:div>
                  </w:divsChild>
                </w:div>
                <w:div w:id="1674457877">
                  <w:marLeft w:val="0"/>
                  <w:marRight w:val="0"/>
                  <w:marTop w:val="0"/>
                  <w:marBottom w:val="0"/>
                  <w:divBdr>
                    <w:top w:val="none" w:sz="0" w:space="0" w:color="auto"/>
                    <w:left w:val="none" w:sz="0" w:space="0" w:color="auto"/>
                    <w:bottom w:val="none" w:sz="0" w:space="0" w:color="auto"/>
                    <w:right w:val="none" w:sz="0" w:space="0" w:color="auto"/>
                  </w:divBdr>
                  <w:divsChild>
                    <w:div w:id="2098163045">
                      <w:marLeft w:val="0"/>
                      <w:marRight w:val="0"/>
                      <w:marTop w:val="0"/>
                      <w:marBottom w:val="0"/>
                      <w:divBdr>
                        <w:top w:val="none" w:sz="0" w:space="0" w:color="auto"/>
                        <w:left w:val="none" w:sz="0" w:space="0" w:color="auto"/>
                        <w:bottom w:val="none" w:sz="0" w:space="0" w:color="auto"/>
                        <w:right w:val="none" w:sz="0" w:space="0" w:color="auto"/>
                      </w:divBdr>
                    </w:div>
                  </w:divsChild>
                </w:div>
                <w:div w:id="1749422456">
                  <w:marLeft w:val="0"/>
                  <w:marRight w:val="0"/>
                  <w:marTop w:val="0"/>
                  <w:marBottom w:val="0"/>
                  <w:divBdr>
                    <w:top w:val="none" w:sz="0" w:space="0" w:color="auto"/>
                    <w:left w:val="none" w:sz="0" w:space="0" w:color="auto"/>
                    <w:bottom w:val="none" w:sz="0" w:space="0" w:color="auto"/>
                    <w:right w:val="none" w:sz="0" w:space="0" w:color="auto"/>
                  </w:divBdr>
                  <w:divsChild>
                    <w:div w:id="1480611495">
                      <w:marLeft w:val="0"/>
                      <w:marRight w:val="0"/>
                      <w:marTop w:val="0"/>
                      <w:marBottom w:val="0"/>
                      <w:divBdr>
                        <w:top w:val="none" w:sz="0" w:space="0" w:color="auto"/>
                        <w:left w:val="none" w:sz="0" w:space="0" w:color="auto"/>
                        <w:bottom w:val="none" w:sz="0" w:space="0" w:color="auto"/>
                        <w:right w:val="none" w:sz="0" w:space="0" w:color="auto"/>
                      </w:divBdr>
                    </w:div>
                  </w:divsChild>
                </w:div>
                <w:div w:id="1751003514">
                  <w:marLeft w:val="0"/>
                  <w:marRight w:val="0"/>
                  <w:marTop w:val="0"/>
                  <w:marBottom w:val="0"/>
                  <w:divBdr>
                    <w:top w:val="none" w:sz="0" w:space="0" w:color="auto"/>
                    <w:left w:val="none" w:sz="0" w:space="0" w:color="auto"/>
                    <w:bottom w:val="none" w:sz="0" w:space="0" w:color="auto"/>
                    <w:right w:val="none" w:sz="0" w:space="0" w:color="auto"/>
                  </w:divBdr>
                  <w:divsChild>
                    <w:div w:id="1201825158">
                      <w:marLeft w:val="0"/>
                      <w:marRight w:val="0"/>
                      <w:marTop w:val="0"/>
                      <w:marBottom w:val="0"/>
                      <w:divBdr>
                        <w:top w:val="none" w:sz="0" w:space="0" w:color="auto"/>
                        <w:left w:val="none" w:sz="0" w:space="0" w:color="auto"/>
                        <w:bottom w:val="none" w:sz="0" w:space="0" w:color="auto"/>
                        <w:right w:val="none" w:sz="0" w:space="0" w:color="auto"/>
                      </w:divBdr>
                    </w:div>
                  </w:divsChild>
                </w:div>
                <w:div w:id="1805925384">
                  <w:marLeft w:val="0"/>
                  <w:marRight w:val="0"/>
                  <w:marTop w:val="0"/>
                  <w:marBottom w:val="0"/>
                  <w:divBdr>
                    <w:top w:val="none" w:sz="0" w:space="0" w:color="auto"/>
                    <w:left w:val="none" w:sz="0" w:space="0" w:color="auto"/>
                    <w:bottom w:val="none" w:sz="0" w:space="0" w:color="auto"/>
                    <w:right w:val="none" w:sz="0" w:space="0" w:color="auto"/>
                  </w:divBdr>
                  <w:divsChild>
                    <w:div w:id="554660595">
                      <w:marLeft w:val="0"/>
                      <w:marRight w:val="0"/>
                      <w:marTop w:val="0"/>
                      <w:marBottom w:val="0"/>
                      <w:divBdr>
                        <w:top w:val="none" w:sz="0" w:space="0" w:color="auto"/>
                        <w:left w:val="none" w:sz="0" w:space="0" w:color="auto"/>
                        <w:bottom w:val="none" w:sz="0" w:space="0" w:color="auto"/>
                        <w:right w:val="none" w:sz="0" w:space="0" w:color="auto"/>
                      </w:divBdr>
                    </w:div>
                  </w:divsChild>
                </w:div>
                <w:div w:id="1811750303">
                  <w:marLeft w:val="0"/>
                  <w:marRight w:val="0"/>
                  <w:marTop w:val="0"/>
                  <w:marBottom w:val="0"/>
                  <w:divBdr>
                    <w:top w:val="none" w:sz="0" w:space="0" w:color="auto"/>
                    <w:left w:val="none" w:sz="0" w:space="0" w:color="auto"/>
                    <w:bottom w:val="none" w:sz="0" w:space="0" w:color="auto"/>
                    <w:right w:val="none" w:sz="0" w:space="0" w:color="auto"/>
                  </w:divBdr>
                  <w:divsChild>
                    <w:div w:id="1989892815">
                      <w:marLeft w:val="0"/>
                      <w:marRight w:val="0"/>
                      <w:marTop w:val="0"/>
                      <w:marBottom w:val="0"/>
                      <w:divBdr>
                        <w:top w:val="none" w:sz="0" w:space="0" w:color="auto"/>
                        <w:left w:val="none" w:sz="0" w:space="0" w:color="auto"/>
                        <w:bottom w:val="none" w:sz="0" w:space="0" w:color="auto"/>
                        <w:right w:val="none" w:sz="0" w:space="0" w:color="auto"/>
                      </w:divBdr>
                    </w:div>
                  </w:divsChild>
                </w:div>
                <w:div w:id="1812408364">
                  <w:marLeft w:val="0"/>
                  <w:marRight w:val="0"/>
                  <w:marTop w:val="0"/>
                  <w:marBottom w:val="0"/>
                  <w:divBdr>
                    <w:top w:val="none" w:sz="0" w:space="0" w:color="auto"/>
                    <w:left w:val="none" w:sz="0" w:space="0" w:color="auto"/>
                    <w:bottom w:val="none" w:sz="0" w:space="0" w:color="auto"/>
                    <w:right w:val="none" w:sz="0" w:space="0" w:color="auto"/>
                  </w:divBdr>
                  <w:divsChild>
                    <w:div w:id="1088313129">
                      <w:marLeft w:val="0"/>
                      <w:marRight w:val="0"/>
                      <w:marTop w:val="0"/>
                      <w:marBottom w:val="0"/>
                      <w:divBdr>
                        <w:top w:val="none" w:sz="0" w:space="0" w:color="auto"/>
                        <w:left w:val="none" w:sz="0" w:space="0" w:color="auto"/>
                        <w:bottom w:val="none" w:sz="0" w:space="0" w:color="auto"/>
                        <w:right w:val="none" w:sz="0" w:space="0" w:color="auto"/>
                      </w:divBdr>
                    </w:div>
                  </w:divsChild>
                </w:div>
                <w:div w:id="1838182174">
                  <w:marLeft w:val="0"/>
                  <w:marRight w:val="0"/>
                  <w:marTop w:val="0"/>
                  <w:marBottom w:val="0"/>
                  <w:divBdr>
                    <w:top w:val="none" w:sz="0" w:space="0" w:color="auto"/>
                    <w:left w:val="none" w:sz="0" w:space="0" w:color="auto"/>
                    <w:bottom w:val="none" w:sz="0" w:space="0" w:color="auto"/>
                    <w:right w:val="none" w:sz="0" w:space="0" w:color="auto"/>
                  </w:divBdr>
                  <w:divsChild>
                    <w:div w:id="699405009">
                      <w:marLeft w:val="0"/>
                      <w:marRight w:val="0"/>
                      <w:marTop w:val="0"/>
                      <w:marBottom w:val="0"/>
                      <w:divBdr>
                        <w:top w:val="none" w:sz="0" w:space="0" w:color="auto"/>
                        <w:left w:val="none" w:sz="0" w:space="0" w:color="auto"/>
                        <w:bottom w:val="none" w:sz="0" w:space="0" w:color="auto"/>
                        <w:right w:val="none" w:sz="0" w:space="0" w:color="auto"/>
                      </w:divBdr>
                    </w:div>
                  </w:divsChild>
                </w:div>
                <w:div w:id="1838693464">
                  <w:marLeft w:val="0"/>
                  <w:marRight w:val="0"/>
                  <w:marTop w:val="0"/>
                  <w:marBottom w:val="0"/>
                  <w:divBdr>
                    <w:top w:val="none" w:sz="0" w:space="0" w:color="auto"/>
                    <w:left w:val="none" w:sz="0" w:space="0" w:color="auto"/>
                    <w:bottom w:val="none" w:sz="0" w:space="0" w:color="auto"/>
                    <w:right w:val="none" w:sz="0" w:space="0" w:color="auto"/>
                  </w:divBdr>
                  <w:divsChild>
                    <w:div w:id="1789201535">
                      <w:marLeft w:val="0"/>
                      <w:marRight w:val="0"/>
                      <w:marTop w:val="0"/>
                      <w:marBottom w:val="0"/>
                      <w:divBdr>
                        <w:top w:val="none" w:sz="0" w:space="0" w:color="auto"/>
                        <w:left w:val="none" w:sz="0" w:space="0" w:color="auto"/>
                        <w:bottom w:val="none" w:sz="0" w:space="0" w:color="auto"/>
                        <w:right w:val="none" w:sz="0" w:space="0" w:color="auto"/>
                      </w:divBdr>
                    </w:div>
                  </w:divsChild>
                </w:div>
                <w:div w:id="1874537565">
                  <w:marLeft w:val="0"/>
                  <w:marRight w:val="0"/>
                  <w:marTop w:val="0"/>
                  <w:marBottom w:val="0"/>
                  <w:divBdr>
                    <w:top w:val="none" w:sz="0" w:space="0" w:color="auto"/>
                    <w:left w:val="none" w:sz="0" w:space="0" w:color="auto"/>
                    <w:bottom w:val="none" w:sz="0" w:space="0" w:color="auto"/>
                    <w:right w:val="none" w:sz="0" w:space="0" w:color="auto"/>
                  </w:divBdr>
                  <w:divsChild>
                    <w:div w:id="1260068132">
                      <w:marLeft w:val="0"/>
                      <w:marRight w:val="0"/>
                      <w:marTop w:val="0"/>
                      <w:marBottom w:val="0"/>
                      <w:divBdr>
                        <w:top w:val="none" w:sz="0" w:space="0" w:color="auto"/>
                        <w:left w:val="none" w:sz="0" w:space="0" w:color="auto"/>
                        <w:bottom w:val="none" w:sz="0" w:space="0" w:color="auto"/>
                        <w:right w:val="none" w:sz="0" w:space="0" w:color="auto"/>
                      </w:divBdr>
                    </w:div>
                  </w:divsChild>
                </w:div>
                <w:div w:id="1880168975">
                  <w:marLeft w:val="0"/>
                  <w:marRight w:val="0"/>
                  <w:marTop w:val="0"/>
                  <w:marBottom w:val="0"/>
                  <w:divBdr>
                    <w:top w:val="none" w:sz="0" w:space="0" w:color="auto"/>
                    <w:left w:val="none" w:sz="0" w:space="0" w:color="auto"/>
                    <w:bottom w:val="none" w:sz="0" w:space="0" w:color="auto"/>
                    <w:right w:val="none" w:sz="0" w:space="0" w:color="auto"/>
                  </w:divBdr>
                  <w:divsChild>
                    <w:div w:id="884213887">
                      <w:marLeft w:val="0"/>
                      <w:marRight w:val="0"/>
                      <w:marTop w:val="0"/>
                      <w:marBottom w:val="0"/>
                      <w:divBdr>
                        <w:top w:val="none" w:sz="0" w:space="0" w:color="auto"/>
                        <w:left w:val="none" w:sz="0" w:space="0" w:color="auto"/>
                        <w:bottom w:val="none" w:sz="0" w:space="0" w:color="auto"/>
                        <w:right w:val="none" w:sz="0" w:space="0" w:color="auto"/>
                      </w:divBdr>
                    </w:div>
                  </w:divsChild>
                </w:div>
                <w:div w:id="2040813928">
                  <w:marLeft w:val="0"/>
                  <w:marRight w:val="0"/>
                  <w:marTop w:val="0"/>
                  <w:marBottom w:val="0"/>
                  <w:divBdr>
                    <w:top w:val="none" w:sz="0" w:space="0" w:color="auto"/>
                    <w:left w:val="none" w:sz="0" w:space="0" w:color="auto"/>
                    <w:bottom w:val="none" w:sz="0" w:space="0" w:color="auto"/>
                    <w:right w:val="none" w:sz="0" w:space="0" w:color="auto"/>
                  </w:divBdr>
                  <w:divsChild>
                    <w:div w:id="37827370">
                      <w:marLeft w:val="0"/>
                      <w:marRight w:val="0"/>
                      <w:marTop w:val="0"/>
                      <w:marBottom w:val="0"/>
                      <w:divBdr>
                        <w:top w:val="none" w:sz="0" w:space="0" w:color="auto"/>
                        <w:left w:val="none" w:sz="0" w:space="0" w:color="auto"/>
                        <w:bottom w:val="none" w:sz="0" w:space="0" w:color="auto"/>
                        <w:right w:val="none" w:sz="0" w:space="0" w:color="auto"/>
                      </w:divBdr>
                    </w:div>
                  </w:divsChild>
                </w:div>
                <w:div w:id="2074811486">
                  <w:marLeft w:val="0"/>
                  <w:marRight w:val="0"/>
                  <w:marTop w:val="0"/>
                  <w:marBottom w:val="0"/>
                  <w:divBdr>
                    <w:top w:val="none" w:sz="0" w:space="0" w:color="auto"/>
                    <w:left w:val="none" w:sz="0" w:space="0" w:color="auto"/>
                    <w:bottom w:val="none" w:sz="0" w:space="0" w:color="auto"/>
                    <w:right w:val="none" w:sz="0" w:space="0" w:color="auto"/>
                  </w:divBdr>
                  <w:divsChild>
                    <w:div w:id="1901986245">
                      <w:marLeft w:val="0"/>
                      <w:marRight w:val="0"/>
                      <w:marTop w:val="0"/>
                      <w:marBottom w:val="0"/>
                      <w:divBdr>
                        <w:top w:val="none" w:sz="0" w:space="0" w:color="auto"/>
                        <w:left w:val="none" w:sz="0" w:space="0" w:color="auto"/>
                        <w:bottom w:val="none" w:sz="0" w:space="0" w:color="auto"/>
                        <w:right w:val="none" w:sz="0" w:space="0" w:color="auto"/>
                      </w:divBdr>
                    </w:div>
                  </w:divsChild>
                </w:div>
                <w:div w:id="2101679878">
                  <w:marLeft w:val="0"/>
                  <w:marRight w:val="0"/>
                  <w:marTop w:val="0"/>
                  <w:marBottom w:val="0"/>
                  <w:divBdr>
                    <w:top w:val="none" w:sz="0" w:space="0" w:color="auto"/>
                    <w:left w:val="none" w:sz="0" w:space="0" w:color="auto"/>
                    <w:bottom w:val="none" w:sz="0" w:space="0" w:color="auto"/>
                    <w:right w:val="none" w:sz="0" w:space="0" w:color="auto"/>
                  </w:divBdr>
                  <w:divsChild>
                    <w:div w:id="668607037">
                      <w:marLeft w:val="0"/>
                      <w:marRight w:val="0"/>
                      <w:marTop w:val="0"/>
                      <w:marBottom w:val="0"/>
                      <w:divBdr>
                        <w:top w:val="none" w:sz="0" w:space="0" w:color="auto"/>
                        <w:left w:val="none" w:sz="0" w:space="0" w:color="auto"/>
                        <w:bottom w:val="none" w:sz="0" w:space="0" w:color="auto"/>
                        <w:right w:val="none" w:sz="0" w:space="0" w:color="auto"/>
                      </w:divBdr>
                    </w:div>
                  </w:divsChild>
                </w:div>
                <w:div w:id="2143302917">
                  <w:marLeft w:val="0"/>
                  <w:marRight w:val="0"/>
                  <w:marTop w:val="0"/>
                  <w:marBottom w:val="0"/>
                  <w:divBdr>
                    <w:top w:val="none" w:sz="0" w:space="0" w:color="auto"/>
                    <w:left w:val="none" w:sz="0" w:space="0" w:color="auto"/>
                    <w:bottom w:val="none" w:sz="0" w:space="0" w:color="auto"/>
                    <w:right w:val="none" w:sz="0" w:space="0" w:color="auto"/>
                  </w:divBdr>
                  <w:divsChild>
                    <w:div w:id="454104612">
                      <w:marLeft w:val="0"/>
                      <w:marRight w:val="0"/>
                      <w:marTop w:val="0"/>
                      <w:marBottom w:val="0"/>
                      <w:divBdr>
                        <w:top w:val="none" w:sz="0" w:space="0" w:color="auto"/>
                        <w:left w:val="none" w:sz="0" w:space="0" w:color="auto"/>
                        <w:bottom w:val="none" w:sz="0" w:space="0" w:color="auto"/>
                        <w:right w:val="none" w:sz="0" w:space="0" w:color="auto"/>
                      </w:divBdr>
                    </w:div>
                  </w:divsChild>
                </w:div>
                <w:div w:id="2145275247">
                  <w:marLeft w:val="0"/>
                  <w:marRight w:val="0"/>
                  <w:marTop w:val="0"/>
                  <w:marBottom w:val="0"/>
                  <w:divBdr>
                    <w:top w:val="none" w:sz="0" w:space="0" w:color="auto"/>
                    <w:left w:val="none" w:sz="0" w:space="0" w:color="auto"/>
                    <w:bottom w:val="none" w:sz="0" w:space="0" w:color="auto"/>
                    <w:right w:val="none" w:sz="0" w:space="0" w:color="auto"/>
                  </w:divBdr>
                  <w:divsChild>
                    <w:div w:id="19373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509446">
          <w:marLeft w:val="0"/>
          <w:marRight w:val="0"/>
          <w:marTop w:val="0"/>
          <w:marBottom w:val="0"/>
          <w:divBdr>
            <w:top w:val="none" w:sz="0" w:space="0" w:color="auto"/>
            <w:left w:val="none" w:sz="0" w:space="0" w:color="auto"/>
            <w:bottom w:val="none" w:sz="0" w:space="0" w:color="auto"/>
            <w:right w:val="none" w:sz="0" w:space="0" w:color="auto"/>
          </w:divBdr>
        </w:div>
        <w:div w:id="383718211">
          <w:marLeft w:val="0"/>
          <w:marRight w:val="0"/>
          <w:marTop w:val="0"/>
          <w:marBottom w:val="0"/>
          <w:divBdr>
            <w:top w:val="none" w:sz="0" w:space="0" w:color="auto"/>
            <w:left w:val="none" w:sz="0" w:space="0" w:color="auto"/>
            <w:bottom w:val="none" w:sz="0" w:space="0" w:color="auto"/>
            <w:right w:val="none" w:sz="0" w:space="0" w:color="auto"/>
          </w:divBdr>
        </w:div>
        <w:div w:id="480928279">
          <w:marLeft w:val="0"/>
          <w:marRight w:val="0"/>
          <w:marTop w:val="0"/>
          <w:marBottom w:val="0"/>
          <w:divBdr>
            <w:top w:val="none" w:sz="0" w:space="0" w:color="auto"/>
            <w:left w:val="none" w:sz="0" w:space="0" w:color="auto"/>
            <w:bottom w:val="none" w:sz="0" w:space="0" w:color="auto"/>
            <w:right w:val="none" w:sz="0" w:space="0" w:color="auto"/>
          </w:divBdr>
        </w:div>
        <w:div w:id="499350966">
          <w:marLeft w:val="0"/>
          <w:marRight w:val="0"/>
          <w:marTop w:val="0"/>
          <w:marBottom w:val="0"/>
          <w:divBdr>
            <w:top w:val="none" w:sz="0" w:space="0" w:color="auto"/>
            <w:left w:val="none" w:sz="0" w:space="0" w:color="auto"/>
            <w:bottom w:val="none" w:sz="0" w:space="0" w:color="auto"/>
            <w:right w:val="none" w:sz="0" w:space="0" w:color="auto"/>
          </w:divBdr>
        </w:div>
        <w:div w:id="500510728">
          <w:marLeft w:val="0"/>
          <w:marRight w:val="0"/>
          <w:marTop w:val="0"/>
          <w:marBottom w:val="0"/>
          <w:divBdr>
            <w:top w:val="none" w:sz="0" w:space="0" w:color="auto"/>
            <w:left w:val="none" w:sz="0" w:space="0" w:color="auto"/>
            <w:bottom w:val="none" w:sz="0" w:space="0" w:color="auto"/>
            <w:right w:val="none" w:sz="0" w:space="0" w:color="auto"/>
          </w:divBdr>
        </w:div>
        <w:div w:id="503472564">
          <w:marLeft w:val="0"/>
          <w:marRight w:val="0"/>
          <w:marTop w:val="0"/>
          <w:marBottom w:val="0"/>
          <w:divBdr>
            <w:top w:val="none" w:sz="0" w:space="0" w:color="auto"/>
            <w:left w:val="none" w:sz="0" w:space="0" w:color="auto"/>
            <w:bottom w:val="none" w:sz="0" w:space="0" w:color="auto"/>
            <w:right w:val="none" w:sz="0" w:space="0" w:color="auto"/>
          </w:divBdr>
        </w:div>
        <w:div w:id="529145919">
          <w:marLeft w:val="0"/>
          <w:marRight w:val="0"/>
          <w:marTop w:val="0"/>
          <w:marBottom w:val="0"/>
          <w:divBdr>
            <w:top w:val="none" w:sz="0" w:space="0" w:color="auto"/>
            <w:left w:val="none" w:sz="0" w:space="0" w:color="auto"/>
            <w:bottom w:val="none" w:sz="0" w:space="0" w:color="auto"/>
            <w:right w:val="none" w:sz="0" w:space="0" w:color="auto"/>
          </w:divBdr>
        </w:div>
        <w:div w:id="553200456">
          <w:marLeft w:val="0"/>
          <w:marRight w:val="0"/>
          <w:marTop w:val="0"/>
          <w:marBottom w:val="0"/>
          <w:divBdr>
            <w:top w:val="none" w:sz="0" w:space="0" w:color="auto"/>
            <w:left w:val="none" w:sz="0" w:space="0" w:color="auto"/>
            <w:bottom w:val="none" w:sz="0" w:space="0" w:color="auto"/>
            <w:right w:val="none" w:sz="0" w:space="0" w:color="auto"/>
          </w:divBdr>
        </w:div>
        <w:div w:id="561991030">
          <w:marLeft w:val="0"/>
          <w:marRight w:val="0"/>
          <w:marTop w:val="0"/>
          <w:marBottom w:val="0"/>
          <w:divBdr>
            <w:top w:val="none" w:sz="0" w:space="0" w:color="auto"/>
            <w:left w:val="none" w:sz="0" w:space="0" w:color="auto"/>
            <w:bottom w:val="none" w:sz="0" w:space="0" w:color="auto"/>
            <w:right w:val="none" w:sz="0" w:space="0" w:color="auto"/>
          </w:divBdr>
        </w:div>
        <w:div w:id="616526994">
          <w:marLeft w:val="0"/>
          <w:marRight w:val="0"/>
          <w:marTop w:val="0"/>
          <w:marBottom w:val="0"/>
          <w:divBdr>
            <w:top w:val="none" w:sz="0" w:space="0" w:color="auto"/>
            <w:left w:val="none" w:sz="0" w:space="0" w:color="auto"/>
            <w:bottom w:val="none" w:sz="0" w:space="0" w:color="auto"/>
            <w:right w:val="none" w:sz="0" w:space="0" w:color="auto"/>
          </w:divBdr>
        </w:div>
        <w:div w:id="631525542">
          <w:marLeft w:val="0"/>
          <w:marRight w:val="0"/>
          <w:marTop w:val="0"/>
          <w:marBottom w:val="0"/>
          <w:divBdr>
            <w:top w:val="none" w:sz="0" w:space="0" w:color="auto"/>
            <w:left w:val="none" w:sz="0" w:space="0" w:color="auto"/>
            <w:bottom w:val="none" w:sz="0" w:space="0" w:color="auto"/>
            <w:right w:val="none" w:sz="0" w:space="0" w:color="auto"/>
          </w:divBdr>
        </w:div>
        <w:div w:id="661543275">
          <w:marLeft w:val="0"/>
          <w:marRight w:val="0"/>
          <w:marTop w:val="0"/>
          <w:marBottom w:val="0"/>
          <w:divBdr>
            <w:top w:val="none" w:sz="0" w:space="0" w:color="auto"/>
            <w:left w:val="none" w:sz="0" w:space="0" w:color="auto"/>
            <w:bottom w:val="none" w:sz="0" w:space="0" w:color="auto"/>
            <w:right w:val="none" w:sz="0" w:space="0" w:color="auto"/>
          </w:divBdr>
        </w:div>
        <w:div w:id="663895842">
          <w:marLeft w:val="0"/>
          <w:marRight w:val="0"/>
          <w:marTop w:val="0"/>
          <w:marBottom w:val="0"/>
          <w:divBdr>
            <w:top w:val="none" w:sz="0" w:space="0" w:color="auto"/>
            <w:left w:val="none" w:sz="0" w:space="0" w:color="auto"/>
            <w:bottom w:val="none" w:sz="0" w:space="0" w:color="auto"/>
            <w:right w:val="none" w:sz="0" w:space="0" w:color="auto"/>
          </w:divBdr>
        </w:div>
        <w:div w:id="709959793">
          <w:marLeft w:val="0"/>
          <w:marRight w:val="0"/>
          <w:marTop w:val="0"/>
          <w:marBottom w:val="0"/>
          <w:divBdr>
            <w:top w:val="none" w:sz="0" w:space="0" w:color="auto"/>
            <w:left w:val="none" w:sz="0" w:space="0" w:color="auto"/>
            <w:bottom w:val="none" w:sz="0" w:space="0" w:color="auto"/>
            <w:right w:val="none" w:sz="0" w:space="0" w:color="auto"/>
          </w:divBdr>
          <w:divsChild>
            <w:div w:id="296301466">
              <w:marLeft w:val="-75"/>
              <w:marRight w:val="0"/>
              <w:marTop w:val="30"/>
              <w:marBottom w:val="30"/>
              <w:divBdr>
                <w:top w:val="none" w:sz="0" w:space="0" w:color="auto"/>
                <w:left w:val="none" w:sz="0" w:space="0" w:color="auto"/>
                <w:bottom w:val="none" w:sz="0" w:space="0" w:color="auto"/>
                <w:right w:val="none" w:sz="0" w:space="0" w:color="auto"/>
              </w:divBdr>
              <w:divsChild>
                <w:div w:id="60370233">
                  <w:marLeft w:val="0"/>
                  <w:marRight w:val="0"/>
                  <w:marTop w:val="0"/>
                  <w:marBottom w:val="0"/>
                  <w:divBdr>
                    <w:top w:val="none" w:sz="0" w:space="0" w:color="auto"/>
                    <w:left w:val="none" w:sz="0" w:space="0" w:color="auto"/>
                    <w:bottom w:val="none" w:sz="0" w:space="0" w:color="auto"/>
                    <w:right w:val="none" w:sz="0" w:space="0" w:color="auto"/>
                  </w:divBdr>
                  <w:divsChild>
                    <w:div w:id="626473504">
                      <w:marLeft w:val="0"/>
                      <w:marRight w:val="0"/>
                      <w:marTop w:val="0"/>
                      <w:marBottom w:val="0"/>
                      <w:divBdr>
                        <w:top w:val="none" w:sz="0" w:space="0" w:color="auto"/>
                        <w:left w:val="none" w:sz="0" w:space="0" w:color="auto"/>
                        <w:bottom w:val="none" w:sz="0" w:space="0" w:color="auto"/>
                        <w:right w:val="none" w:sz="0" w:space="0" w:color="auto"/>
                      </w:divBdr>
                    </w:div>
                  </w:divsChild>
                </w:div>
                <w:div w:id="131991005">
                  <w:marLeft w:val="0"/>
                  <w:marRight w:val="0"/>
                  <w:marTop w:val="0"/>
                  <w:marBottom w:val="0"/>
                  <w:divBdr>
                    <w:top w:val="none" w:sz="0" w:space="0" w:color="auto"/>
                    <w:left w:val="none" w:sz="0" w:space="0" w:color="auto"/>
                    <w:bottom w:val="none" w:sz="0" w:space="0" w:color="auto"/>
                    <w:right w:val="none" w:sz="0" w:space="0" w:color="auto"/>
                  </w:divBdr>
                  <w:divsChild>
                    <w:div w:id="479808841">
                      <w:marLeft w:val="0"/>
                      <w:marRight w:val="0"/>
                      <w:marTop w:val="0"/>
                      <w:marBottom w:val="0"/>
                      <w:divBdr>
                        <w:top w:val="none" w:sz="0" w:space="0" w:color="auto"/>
                        <w:left w:val="none" w:sz="0" w:space="0" w:color="auto"/>
                        <w:bottom w:val="none" w:sz="0" w:space="0" w:color="auto"/>
                        <w:right w:val="none" w:sz="0" w:space="0" w:color="auto"/>
                      </w:divBdr>
                    </w:div>
                  </w:divsChild>
                </w:div>
                <w:div w:id="261768075">
                  <w:marLeft w:val="0"/>
                  <w:marRight w:val="0"/>
                  <w:marTop w:val="0"/>
                  <w:marBottom w:val="0"/>
                  <w:divBdr>
                    <w:top w:val="none" w:sz="0" w:space="0" w:color="auto"/>
                    <w:left w:val="none" w:sz="0" w:space="0" w:color="auto"/>
                    <w:bottom w:val="none" w:sz="0" w:space="0" w:color="auto"/>
                    <w:right w:val="none" w:sz="0" w:space="0" w:color="auto"/>
                  </w:divBdr>
                  <w:divsChild>
                    <w:div w:id="1064183324">
                      <w:marLeft w:val="0"/>
                      <w:marRight w:val="0"/>
                      <w:marTop w:val="0"/>
                      <w:marBottom w:val="0"/>
                      <w:divBdr>
                        <w:top w:val="none" w:sz="0" w:space="0" w:color="auto"/>
                        <w:left w:val="none" w:sz="0" w:space="0" w:color="auto"/>
                        <w:bottom w:val="none" w:sz="0" w:space="0" w:color="auto"/>
                        <w:right w:val="none" w:sz="0" w:space="0" w:color="auto"/>
                      </w:divBdr>
                    </w:div>
                  </w:divsChild>
                </w:div>
                <w:div w:id="323893376">
                  <w:marLeft w:val="0"/>
                  <w:marRight w:val="0"/>
                  <w:marTop w:val="0"/>
                  <w:marBottom w:val="0"/>
                  <w:divBdr>
                    <w:top w:val="none" w:sz="0" w:space="0" w:color="auto"/>
                    <w:left w:val="none" w:sz="0" w:space="0" w:color="auto"/>
                    <w:bottom w:val="none" w:sz="0" w:space="0" w:color="auto"/>
                    <w:right w:val="none" w:sz="0" w:space="0" w:color="auto"/>
                  </w:divBdr>
                  <w:divsChild>
                    <w:div w:id="226503215">
                      <w:marLeft w:val="0"/>
                      <w:marRight w:val="0"/>
                      <w:marTop w:val="0"/>
                      <w:marBottom w:val="0"/>
                      <w:divBdr>
                        <w:top w:val="none" w:sz="0" w:space="0" w:color="auto"/>
                        <w:left w:val="none" w:sz="0" w:space="0" w:color="auto"/>
                        <w:bottom w:val="none" w:sz="0" w:space="0" w:color="auto"/>
                        <w:right w:val="none" w:sz="0" w:space="0" w:color="auto"/>
                      </w:divBdr>
                    </w:div>
                    <w:div w:id="268243372">
                      <w:marLeft w:val="0"/>
                      <w:marRight w:val="0"/>
                      <w:marTop w:val="0"/>
                      <w:marBottom w:val="0"/>
                      <w:divBdr>
                        <w:top w:val="none" w:sz="0" w:space="0" w:color="auto"/>
                        <w:left w:val="none" w:sz="0" w:space="0" w:color="auto"/>
                        <w:bottom w:val="none" w:sz="0" w:space="0" w:color="auto"/>
                        <w:right w:val="none" w:sz="0" w:space="0" w:color="auto"/>
                      </w:divBdr>
                    </w:div>
                    <w:div w:id="271284115">
                      <w:marLeft w:val="0"/>
                      <w:marRight w:val="0"/>
                      <w:marTop w:val="0"/>
                      <w:marBottom w:val="0"/>
                      <w:divBdr>
                        <w:top w:val="none" w:sz="0" w:space="0" w:color="auto"/>
                        <w:left w:val="none" w:sz="0" w:space="0" w:color="auto"/>
                        <w:bottom w:val="none" w:sz="0" w:space="0" w:color="auto"/>
                        <w:right w:val="none" w:sz="0" w:space="0" w:color="auto"/>
                      </w:divBdr>
                    </w:div>
                    <w:div w:id="334889301">
                      <w:marLeft w:val="0"/>
                      <w:marRight w:val="0"/>
                      <w:marTop w:val="0"/>
                      <w:marBottom w:val="0"/>
                      <w:divBdr>
                        <w:top w:val="none" w:sz="0" w:space="0" w:color="auto"/>
                        <w:left w:val="none" w:sz="0" w:space="0" w:color="auto"/>
                        <w:bottom w:val="none" w:sz="0" w:space="0" w:color="auto"/>
                        <w:right w:val="none" w:sz="0" w:space="0" w:color="auto"/>
                      </w:divBdr>
                    </w:div>
                    <w:div w:id="484471555">
                      <w:marLeft w:val="0"/>
                      <w:marRight w:val="0"/>
                      <w:marTop w:val="0"/>
                      <w:marBottom w:val="0"/>
                      <w:divBdr>
                        <w:top w:val="none" w:sz="0" w:space="0" w:color="auto"/>
                        <w:left w:val="none" w:sz="0" w:space="0" w:color="auto"/>
                        <w:bottom w:val="none" w:sz="0" w:space="0" w:color="auto"/>
                        <w:right w:val="none" w:sz="0" w:space="0" w:color="auto"/>
                      </w:divBdr>
                    </w:div>
                    <w:div w:id="549801710">
                      <w:marLeft w:val="0"/>
                      <w:marRight w:val="0"/>
                      <w:marTop w:val="0"/>
                      <w:marBottom w:val="0"/>
                      <w:divBdr>
                        <w:top w:val="none" w:sz="0" w:space="0" w:color="auto"/>
                        <w:left w:val="none" w:sz="0" w:space="0" w:color="auto"/>
                        <w:bottom w:val="none" w:sz="0" w:space="0" w:color="auto"/>
                        <w:right w:val="none" w:sz="0" w:space="0" w:color="auto"/>
                      </w:divBdr>
                    </w:div>
                    <w:div w:id="721753460">
                      <w:marLeft w:val="0"/>
                      <w:marRight w:val="0"/>
                      <w:marTop w:val="0"/>
                      <w:marBottom w:val="0"/>
                      <w:divBdr>
                        <w:top w:val="none" w:sz="0" w:space="0" w:color="auto"/>
                        <w:left w:val="none" w:sz="0" w:space="0" w:color="auto"/>
                        <w:bottom w:val="none" w:sz="0" w:space="0" w:color="auto"/>
                        <w:right w:val="none" w:sz="0" w:space="0" w:color="auto"/>
                      </w:divBdr>
                    </w:div>
                    <w:div w:id="1614677520">
                      <w:marLeft w:val="0"/>
                      <w:marRight w:val="0"/>
                      <w:marTop w:val="0"/>
                      <w:marBottom w:val="0"/>
                      <w:divBdr>
                        <w:top w:val="none" w:sz="0" w:space="0" w:color="auto"/>
                        <w:left w:val="none" w:sz="0" w:space="0" w:color="auto"/>
                        <w:bottom w:val="none" w:sz="0" w:space="0" w:color="auto"/>
                        <w:right w:val="none" w:sz="0" w:space="0" w:color="auto"/>
                      </w:divBdr>
                    </w:div>
                    <w:div w:id="1852836704">
                      <w:marLeft w:val="0"/>
                      <w:marRight w:val="0"/>
                      <w:marTop w:val="0"/>
                      <w:marBottom w:val="0"/>
                      <w:divBdr>
                        <w:top w:val="none" w:sz="0" w:space="0" w:color="auto"/>
                        <w:left w:val="none" w:sz="0" w:space="0" w:color="auto"/>
                        <w:bottom w:val="none" w:sz="0" w:space="0" w:color="auto"/>
                        <w:right w:val="none" w:sz="0" w:space="0" w:color="auto"/>
                      </w:divBdr>
                    </w:div>
                    <w:div w:id="1880237309">
                      <w:marLeft w:val="0"/>
                      <w:marRight w:val="0"/>
                      <w:marTop w:val="0"/>
                      <w:marBottom w:val="0"/>
                      <w:divBdr>
                        <w:top w:val="none" w:sz="0" w:space="0" w:color="auto"/>
                        <w:left w:val="none" w:sz="0" w:space="0" w:color="auto"/>
                        <w:bottom w:val="none" w:sz="0" w:space="0" w:color="auto"/>
                        <w:right w:val="none" w:sz="0" w:space="0" w:color="auto"/>
                      </w:divBdr>
                    </w:div>
                    <w:div w:id="1887519466">
                      <w:marLeft w:val="0"/>
                      <w:marRight w:val="0"/>
                      <w:marTop w:val="0"/>
                      <w:marBottom w:val="0"/>
                      <w:divBdr>
                        <w:top w:val="none" w:sz="0" w:space="0" w:color="auto"/>
                        <w:left w:val="none" w:sz="0" w:space="0" w:color="auto"/>
                        <w:bottom w:val="none" w:sz="0" w:space="0" w:color="auto"/>
                        <w:right w:val="none" w:sz="0" w:space="0" w:color="auto"/>
                      </w:divBdr>
                    </w:div>
                  </w:divsChild>
                </w:div>
                <w:div w:id="359359988">
                  <w:marLeft w:val="0"/>
                  <w:marRight w:val="0"/>
                  <w:marTop w:val="0"/>
                  <w:marBottom w:val="0"/>
                  <w:divBdr>
                    <w:top w:val="none" w:sz="0" w:space="0" w:color="auto"/>
                    <w:left w:val="none" w:sz="0" w:space="0" w:color="auto"/>
                    <w:bottom w:val="none" w:sz="0" w:space="0" w:color="auto"/>
                    <w:right w:val="none" w:sz="0" w:space="0" w:color="auto"/>
                  </w:divBdr>
                  <w:divsChild>
                    <w:div w:id="149248418">
                      <w:marLeft w:val="0"/>
                      <w:marRight w:val="0"/>
                      <w:marTop w:val="0"/>
                      <w:marBottom w:val="0"/>
                      <w:divBdr>
                        <w:top w:val="none" w:sz="0" w:space="0" w:color="auto"/>
                        <w:left w:val="none" w:sz="0" w:space="0" w:color="auto"/>
                        <w:bottom w:val="none" w:sz="0" w:space="0" w:color="auto"/>
                        <w:right w:val="none" w:sz="0" w:space="0" w:color="auto"/>
                      </w:divBdr>
                    </w:div>
                    <w:div w:id="203907346">
                      <w:marLeft w:val="0"/>
                      <w:marRight w:val="0"/>
                      <w:marTop w:val="0"/>
                      <w:marBottom w:val="0"/>
                      <w:divBdr>
                        <w:top w:val="none" w:sz="0" w:space="0" w:color="auto"/>
                        <w:left w:val="none" w:sz="0" w:space="0" w:color="auto"/>
                        <w:bottom w:val="none" w:sz="0" w:space="0" w:color="auto"/>
                        <w:right w:val="none" w:sz="0" w:space="0" w:color="auto"/>
                      </w:divBdr>
                    </w:div>
                    <w:div w:id="619261825">
                      <w:marLeft w:val="0"/>
                      <w:marRight w:val="0"/>
                      <w:marTop w:val="0"/>
                      <w:marBottom w:val="0"/>
                      <w:divBdr>
                        <w:top w:val="none" w:sz="0" w:space="0" w:color="auto"/>
                        <w:left w:val="none" w:sz="0" w:space="0" w:color="auto"/>
                        <w:bottom w:val="none" w:sz="0" w:space="0" w:color="auto"/>
                        <w:right w:val="none" w:sz="0" w:space="0" w:color="auto"/>
                      </w:divBdr>
                    </w:div>
                    <w:div w:id="835533067">
                      <w:marLeft w:val="0"/>
                      <w:marRight w:val="0"/>
                      <w:marTop w:val="0"/>
                      <w:marBottom w:val="0"/>
                      <w:divBdr>
                        <w:top w:val="none" w:sz="0" w:space="0" w:color="auto"/>
                        <w:left w:val="none" w:sz="0" w:space="0" w:color="auto"/>
                        <w:bottom w:val="none" w:sz="0" w:space="0" w:color="auto"/>
                        <w:right w:val="none" w:sz="0" w:space="0" w:color="auto"/>
                      </w:divBdr>
                    </w:div>
                    <w:div w:id="836919297">
                      <w:marLeft w:val="0"/>
                      <w:marRight w:val="0"/>
                      <w:marTop w:val="0"/>
                      <w:marBottom w:val="0"/>
                      <w:divBdr>
                        <w:top w:val="none" w:sz="0" w:space="0" w:color="auto"/>
                        <w:left w:val="none" w:sz="0" w:space="0" w:color="auto"/>
                        <w:bottom w:val="none" w:sz="0" w:space="0" w:color="auto"/>
                        <w:right w:val="none" w:sz="0" w:space="0" w:color="auto"/>
                      </w:divBdr>
                    </w:div>
                    <w:div w:id="1131675968">
                      <w:marLeft w:val="0"/>
                      <w:marRight w:val="0"/>
                      <w:marTop w:val="0"/>
                      <w:marBottom w:val="0"/>
                      <w:divBdr>
                        <w:top w:val="none" w:sz="0" w:space="0" w:color="auto"/>
                        <w:left w:val="none" w:sz="0" w:space="0" w:color="auto"/>
                        <w:bottom w:val="none" w:sz="0" w:space="0" w:color="auto"/>
                        <w:right w:val="none" w:sz="0" w:space="0" w:color="auto"/>
                      </w:divBdr>
                    </w:div>
                    <w:div w:id="1156727380">
                      <w:marLeft w:val="0"/>
                      <w:marRight w:val="0"/>
                      <w:marTop w:val="0"/>
                      <w:marBottom w:val="0"/>
                      <w:divBdr>
                        <w:top w:val="none" w:sz="0" w:space="0" w:color="auto"/>
                        <w:left w:val="none" w:sz="0" w:space="0" w:color="auto"/>
                        <w:bottom w:val="none" w:sz="0" w:space="0" w:color="auto"/>
                        <w:right w:val="none" w:sz="0" w:space="0" w:color="auto"/>
                      </w:divBdr>
                    </w:div>
                    <w:div w:id="1236547012">
                      <w:marLeft w:val="0"/>
                      <w:marRight w:val="0"/>
                      <w:marTop w:val="0"/>
                      <w:marBottom w:val="0"/>
                      <w:divBdr>
                        <w:top w:val="none" w:sz="0" w:space="0" w:color="auto"/>
                        <w:left w:val="none" w:sz="0" w:space="0" w:color="auto"/>
                        <w:bottom w:val="none" w:sz="0" w:space="0" w:color="auto"/>
                        <w:right w:val="none" w:sz="0" w:space="0" w:color="auto"/>
                      </w:divBdr>
                    </w:div>
                    <w:div w:id="1624073042">
                      <w:marLeft w:val="0"/>
                      <w:marRight w:val="0"/>
                      <w:marTop w:val="0"/>
                      <w:marBottom w:val="0"/>
                      <w:divBdr>
                        <w:top w:val="none" w:sz="0" w:space="0" w:color="auto"/>
                        <w:left w:val="none" w:sz="0" w:space="0" w:color="auto"/>
                        <w:bottom w:val="none" w:sz="0" w:space="0" w:color="auto"/>
                        <w:right w:val="none" w:sz="0" w:space="0" w:color="auto"/>
                      </w:divBdr>
                    </w:div>
                    <w:div w:id="1879269807">
                      <w:marLeft w:val="0"/>
                      <w:marRight w:val="0"/>
                      <w:marTop w:val="0"/>
                      <w:marBottom w:val="0"/>
                      <w:divBdr>
                        <w:top w:val="none" w:sz="0" w:space="0" w:color="auto"/>
                        <w:left w:val="none" w:sz="0" w:space="0" w:color="auto"/>
                        <w:bottom w:val="none" w:sz="0" w:space="0" w:color="auto"/>
                        <w:right w:val="none" w:sz="0" w:space="0" w:color="auto"/>
                      </w:divBdr>
                    </w:div>
                    <w:div w:id="2138795688">
                      <w:marLeft w:val="0"/>
                      <w:marRight w:val="0"/>
                      <w:marTop w:val="0"/>
                      <w:marBottom w:val="0"/>
                      <w:divBdr>
                        <w:top w:val="none" w:sz="0" w:space="0" w:color="auto"/>
                        <w:left w:val="none" w:sz="0" w:space="0" w:color="auto"/>
                        <w:bottom w:val="none" w:sz="0" w:space="0" w:color="auto"/>
                        <w:right w:val="none" w:sz="0" w:space="0" w:color="auto"/>
                      </w:divBdr>
                    </w:div>
                  </w:divsChild>
                </w:div>
                <w:div w:id="397634843">
                  <w:marLeft w:val="0"/>
                  <w:marRight w:val="0"/>
                  <w:marTop w:val="0"/>
                  <w:marBottom w:val="0"/>
                  <w:divBdr>
                    <w:top w:val="none" w:sz="0" w:space="0" w:color="auto"/>
                    <w:left w:val="none" w:sz="0" w:space="0" w:color="auto"/>
                    <w:bottom w:val="none" w:sz="0" w:space="0" w:color="auto"/>
                    <w:right w:val="none" w:sz="0" w:space="0" w:color="auto"/>
                  </w:divBdr>
                  <w:divsChild>
                    <w:div w:id="269749513">
                      <w:marLeft w:val="0"/>
                      <w:marRight w:val="0"/>
                      <w:marTop w:val="0"/>
                      <w:marBottom w:val="0"/>
                      <w:divBdr>
                        <w:top w:val="none" w:sz="0" w:space="0" w:color="auto"/>
                        <w:left w:val="none" w:sz="0" w:space="0" w:color="auto"/>
                        <w:bottom w:val="none" w:sz="0" w:space="0" w:color="auto"/>
                        <w:right w:val="none" w:sz="0" w:space="0" w:color="auto"/>
                      </w:divBdr>
                    </w:div>
                  </w:divsChild>
                </w:div>
                <w:div w:id="427043038">
                  <w:marLeft w:val="0"/>
                  <w:marRight w:val="0"/>
                  <w:marTop w:val="0"/>
                  <w:marBottom w:val="0"/>
                  <w:divBdr>
                    <w:top w:val="none" w:sz="0" w:space="0" w:color="auto"/>
                    <w:left w:val="none" w:sz="0" w:space="0" w:color="auto"/>
                    <w:bottom w:val="none" w:sz="0" w:space="0" w:color="auto"/>
                    <w:right w:val="none" w:sz="0" w:space="0" w:color="auto"/>
                  </w:divBdr>
                  <w:divsChild>
                    <w:div w:id="534269157">
                      <w:marLeft w:val="0"/>
                      <w:marRight w:val="0"/>
                      <w:marTop w:val="0"/>
                      <w:marBottom w:val="0"/>
                      <w:divBdr>
                        <w:top w:val="none" w:sz="0" w:space="0" w:color="auto"/>
                        <w:left w:val="none" w:sz="0" w:space="0" w:color="auto"/>
                        <w:bottom w:val="none" w:sz="0" w:space="0" w:color="auto"/>
                        <w:right w:val="none" w:sz="0" w:space="0" w:color="auto"/>
                      </w:divBdr>
                    </w:div>
                  </w:divsChild>
                </w:div>
                <w:div w:id="463155348">
                  <w:marLeft w:val="0"/>
                  <w:marRight w:val="0"/>
                  <w:marTop w:val="0"/>
                  <w:marBottom w:val="0"/>
                  <w:divBdr>
                    <w:top w:val="none" w:sz="0" w:space="0" w:color="auto"/>
                    <w:left w:val="none" w:sz="0" w:space="0" w:color="auto"/>
                    <w:bottom w:val="none" w:sz="0" w:space="0" w:color="auto"/>
                    <w:right w:val="none" w:sz="0" w:space="0" w:color="auto"/>
                  </w:divBdr>
                  <w:divsChild>
                    <w:div w:id="1789083356">
                      <w:marLeft w:val="0"/>
                      <w:marRight w:val="0"/>
                      <w:marTop w:val="0"/>
                      <w:marBottom w:val="0"/>
                      <w:divBdr>
                        <w:top w:val="none" w:sz="0" w:space="0" w:color="auto"/>
                        <w:left w:val="none" w:sz="0" w:space="0" w:color="auto"/>
                        <w:bottom w:val="none" w:sz="0" w:space="0" w:color="auto"/>
                        <w:right w:val="none" w:sz="0" w:space="0" w:color="auto"/>
                      </w:divBdr>
                    </w:div>
                  </w:divsChild>
                </w:div>
                <w:div w:id="509371003">
                  <w:marLeft w:val="0"/>
                  <w:marRight w:val="0"/>
                  <w:marTop w:val="0"/>
                  <w:marBottom w:val="0"/>
                  <w:divBdr>
                    <w:top w:val="none" w:sz="0" w:space="0" w:color="auto"/>
                    <w:left w:val="none" w:sz="0" w:space="0" w:color="auto"/>
                    <w:bottom w:val="none" w:sz="0" w:space="0" w:color="auto"/>
                    <w:right w:val="none" w:sz="0" w:space="0" w:color="auto"/>
                  </w:divBdr>
                  <w:divsChild>
                    <w:div w:id="602342644">
                      <w:marLeft w:val="0"/>
                      <w:marRight w:val="0"/>
                      <w:marTop w:val="0"/>
                      <w:marBottom w:val="0"/>
                      <w:divBdr>
                        <w:top w:val="none" w:sz="0" w:space="0" w:color="auto"/>
                        <w:left w:val="none" w:sz="0" w:space="0" w:color="auto"/>
                        <w:bottom w:val="none" w:sz="0" w:space="0" w:color="auto"/>
                        <w:right w:val="none" w:sz="0" w:space="0" w:color="auto"/>
                      </w:divBdr>
                    </w:div>
                    <w:div w:id="1657764440">
                      <w:marLeft w:val="0"/>
                      <w:marRight w:val="0"/>
                      <w:marTop w:val="0"/>
                      <w:marBottom w:val="0"/>
                      <w:divBdr>
                        <w:top w:val="none" w:sz="0" w:space="0" w:color="auto"/>
                        <w:left w:val="none" w:sz="0" w:space="0" w:color="auto"/>
                        <w:bottom w:val="none" w:sz="0" w:space="0" w:color="auto"/>
                        <w:right w:val="none" w:sz="0" w:space="0" w:color="auto"/>
                      </w:divBdr>
                    </w:div>
                  </w:divsChild>
                </w:div>
                <w:div w:id="582909595">
                  <w:marLeft w:val="0"/>
                  <w:marRight w:val="0"/>
                  <w:marTop w:val="0"/>
                  <w:marBottom w:val="0"/>
                  <w:divBdr>
                    <w:top w:val="none" w:sz="0" w:space="0" w:color="auto"/>
                    <w:left w:val="none" w:sz="0" w:space="0" w:color="auto"/>
                    <w:bottom w:val="none" w:sz="0" w:space="0" w:color="auto"/>
                    <w:right w:val="none" w:sz="0" w:space="0" w:color="auto"/>
                  </w:divBdr>
                  <w:divsChild>
                    <w:div w:id="1006175620">
                      <w:marLeft w:val="0"/>
                      <w:marRight w:val="0"/>
                      <w:marTop w:val="0"/>
                      <w:marBottom w:val="0"/>
                      <w:divBdr>
                        <w:top w:val="none" w:sz="0" w:space="0" w:color="auto"/>
                        <w:left w:val="none" w:sz="0" w:space="0" w:color="auto"/>
                        <w:bottom w:val="none" w:sz="0" w:space="0" w:color="auto"/>
                        <w:right w:val="none" w:sz="0" w:space="0" w:color="auto"/>
                      </w:divBdr>
                    </w:div>
                    <w:div w:id="1224294680">
                      <w:marLeft w:val="0"/>
                      <w:marRight w:val="0"/>
                      <w:marTop w:val="0"/>
                      <w:marBottom w:val="0"/>
                      <w:divBdr>
                        <w:top w:val="none" w:sz="0" w:space="0" w:color="auto"/>
                        <w:left w:val="none" w:sz="0" w:space="0" w:color="auto"/>
                        <w:bottom w:val="none" w:sz="0" w:space="0" w:color="auto"/>
                        <w:right w:val="none" w:sz="0" w:space="0" w:color="auto"/>
                      </w:divBdr>
                    </w:div>
                    <w:div w:id="1251042249">
                      <w:marLeft w:val="0"/>
                      <w:marRight w:val="0"/>
                      <w:marTop w:val="0"/>
                      <w:marBottom w:val="0"/>
                      <w:divBdr>
                        <w:top w:val="none" w:sz="0" w:space="0" w:color="auto"/>
                        <w:left w:val="none" w:sz="0" w:space="0" w:color="auto"/>
                        <w:bottom w:val="none" w:sz="0" w:space="0" w:color="auto"/>
                        <w:right w:val="none" w:sz="0" w:space="0" w:color="auto"/>
                      </w:divBdr>
                    </w:div>
                    <w:div w:id="1268469023">
                      <w:marLeft w:val="0"/>
                      <w:marRight w:val="0"/>
                      <w:marTop w:val="0"/>
                      <w:marBottom w:val="0"/>
                      <w:divBdr>
                        <w:top w:val="none" w:sz="0" w:space="0" w:color="auto"/>
                        <w:left w:val="none" w:sz="0" w:space="0" w:color="auto"/>
                        <w:bottom w:val="none" w:sz="0" w:space="0" w:color="auto"/>
                        <w:right w:val="none" w:sz="0" w:space="0" w:color="auto"/>
                      </w:divBdr>
                    </w:div>
                  </w:divsChild>
                </w:div>
                <w:div w:id="615716431">
                  <w:marLeft w:val="0"/>
                  <w:marRight w:val="0"/>
                  <w:marTop w:val="0"/>
                  <w:marBottom w:val="0"/>
                  <w:divBdr>
                    <w:top w:val="none" w:sz="0" w:space="0" w:color="auto"/>
                    <w:left w:val="none" w:sz="0" w:space="0" w:color="auto"/>
                    <w:bottom w:val="none" w:sz="0" w:space="0" w:color="auto"/>
                    <w:right w:val="none" w:sz="0" w:space="0" w:color="auto"/>
                  </w:divBdr>
                  <w:divsChild>
                    <w:div w:id="1187602231">
                      <w:marLeft w:val="0"/>
                      <w:marRight w:val="0"/>
                      <w:marTop w:val="0"/>
                      <w:marBottom w:val="0"/>
                      <w:divBdr>
                        <w:top w:val="none" w:sz="0" w:space="0" w:color="auto"/>
                        <w:left w:val="none" w:sz="0" w:space="0" w:color="auto"/>
                        <w:bottom w:val="none" w:sz="0" w:space="0" w:color="auto"/>
                        <w:right w:val="none" w:sz="0" w:space="0" w:color="auto"/>
                      </w:divBdr>
                    </w:div>
                    <w:div w:id="1279606809">
                      <w:marLeft w:val="0"/>
                      <w:marRight w:val="0"/>
                      <w:marTop w:val="0"/>
                      <w:marBottom w:val="0"/>
                      <w:divBdr>
                        <w:top w:val="none" w:sz="0" w:space="0" w:color="auto"/>
                        <w:left w:val="none" w:sz="0" w:space="0" w:color="auto"/>
                        <w:bottom w:val="none" w:sz="0" w:space="0" w:color="auto"/>
                        <w:right w:val="none" w:sz="0" w:space="0" w:color="auto"/>
                      </w:divBdr>
                    </w:div>
                    <w:div w:id="1374574677">
                      <w:marLeft w:val="0"/>
                      <w:marRight w:val="0"/>
                      <w:marTop w:val="0"/>
                      <w:marBottom w:val="0"/>
                      <w:divBdr>
                        <w:top w:val="none" w:sz="0" w:space="0" w:color="auto"/>
                        <w:left w:val="none" w:sz="0" w:space="0" w:color="auto"/>
                        <w:bottom w:val="none" w:sz="0" w:space="0" w:color="auto"/>
                        <w:right w:val="none" w:sz="0" w:space="0" w:color="auto"/>
                      </w:divBdr>
                    </w:div>
                    <w:div w:id="1422949613">
                      <w:marLeft w:val="0"/>
                      <w:marRight w:val="0"/>
                      <w:marTop w:val="0"/>
                      <w:marBottom w:val="0"/>
                      <w:divBdr>
                        <w:top w:val="none" w:sz="0" w:space="0" w:color="auto"/>
                        <w:left w:val="none" w:sz="0" w:space="0" w:color="auto"/>
                        <w:bottom w:val="none" w:sz="0" w:space="0" w:color="auto"/>
                        <w:right w:val="none" w:sz="0" w:space="0" w:color="auto"/>
                      </w:divBdr>
                    </w:div>
                    <w:div w:id="1627393037">
                      <w:marLeft w:val="0"/>
                      <w:marRight w:val="0"/>
                      <w:marTop w:val="0"/>
                      <w:marBottom w:val="0"/>
                      <w:divBdr>
                        <w:top w:val="none" w:sz="0" w:space="0" w:color="auto"/>
                        <w:left w:val="none" w:sz="0" w:space="0" w:color="auto"/>
                        <w:bottom w:val="none" w:sz="0" w:space="0" w:color="auto"/>
                        <w:right w:val="none" w:sz="0" w:space="0" w:color="auto"/>
                      </w:divBdr>
                    </w:div>
                  </w:divsChild>
                </w:div>
                <w:div w:id="670254774">
                  <w:marLeft w:val="0"/>
                  <w:marRight w:val="0"/>
                  <w:marTop w:val="0"/>
                  <w:marBottom w:val="0"/>
                  <w:divBdr>
                    <w:top w:val="none" w:sz="0" w:space="0" w:color="auto"/>
                    <w:left w:val="none" w:sz="0" w:space="0" w:color="auto"/>
                    <w:bottom w:val="none" w:sz="0" w:space="0" w:color="auto"/>
                    <w:right w:val="none" w:sz="0" w:space="0" w:color="auto"/>
                  </w:divBdr>
                  <w:divsChild>
                    <w:div w:id="70080644">
                      <w:marLeft w:val="0"/>
                      <w:marRight w:val="0"/>
                      <w:marTop w:val="0"/>
                      <w:marBottom w:val="0"/>
                      <w:divBdr>
                        <w:top w:val="none" w:sz="0" w:space="0" w:color="auto"/>
                        <w:left w:val="none" w:sz="0" w:space="0" w:color="auto"/>
                        <w:bottom w:val="none" w:sz="0" w:space="0" w:color="auto"/>
                        <w:right w:val="none" w:sz="0" w:space="0" w:color="auto"/>
                      </w:divBdr>
                    </w:div>
                    <w:div w:id="1056709966">
                      <w:marLeft w:val="0"/>
                      <w:marRight w:val="0"/>
                      <w:marTop w:val="0"/>
                      <w:marBottom w:val="0"/>
                      <w:divBdr>
                        <w:top w:val="none" w:sz="0" w:space="0" w:color="auto"/>
                        <w:left w:val="none" w:sz="0" w:space="0" w:color="auto"/>
                        <w:bottom w:val="none" w:sz="0" w:space="0" w:color="auto"/>
                        <w:right w:val="none" w:sz="0" w:space="0" w:color="auto"/>
                      </w:divBdr>
                    </w:div>
                    <w:div w:id="1183131107">
                      <w:marLeft w:val="0"/>
                      <w:marRight w:val="0"/>
                      <w:marTop w:val="0"/>
                      <w:marBottom w:val="0"/>
                      <w:divBdr>
                        <w:top w:val="none" w:sz="0" w:space="0" w:color="auto"/>
                        <w:left w:val="none" w:sz="0" w:space="0" w:color="auto"/>
                        <w:bottom w:val="none" w:sz="0" w:space="0" w:color="auto"/>
                        <w:right w:val="none" w:sz="0" w:space="0" w:color="auto"/>
                      </w:divBdr>
                    </w:div>
                    <w:div w:id="1627732673">
                      <w:marLeft w:val="0"/>
                      <w:marRight w:val="0"/>
                      <w:marTop w:val="0"/>
                      <w:marBottom w:val="0"/>
                      <w:divBdr>
                        <w:top w:val="none" w:sz="0" w:space="0" w:color="auto"/>
                        <w:left w:val="none" w:sz="0" w:space="0" w:color="auto"/>
                        <w:bottom w:val="none" w:sz="0" w:space="0" w:color="auto"/>
                        <w:right w:val="none" w:sz="0" w:space="0" w:color="auto"/>
                      </w:divBdr>
                    </w:div>
                  </w:divsChild>
                </w:div>
                <w:div w:id="793986879">
                  <w:marLeft w:val="0"/>
                  <w:marRight w:val="0"/>
                  <w:marTop w:val="0"/>
                  <w:marBottom w:val="0"/>
                  <w:divBdr>
                    <w:top w:val="none" w:sz="0" w:space="0" w:color="auto"/>
                    <w:left w:val="none" w:sz="0" w:space="0" w:color="auto"/>
                    <w:bottom w:val="none" w:sz="0" w:space="0" w:color="auto"/>
                    <w:right w:val="none" w:sz="0" w:space="0" w:color="auto"/>
                  </w:divBdr>
                  <w:divsChild>
                    <w:div w:id="1613633676">
                      <w:marLeft w:val="0"/>
                      <w:marRight w:val="0"/>
                      <w:marTop w:val="0"/>
                      <w:marBottom w:val="0"/>
                      <w:divBdr>
                        <w:top w:val="none" w:sz="0" w:space="0" w:color="auto"/>
                        <w:left w:val="none" w:sz="0" w:space="0" w:color="auto"/>
                        <w:bottom w:val="none" w:sz="0" w:space="0" w:color="auto"/>
                        <w:right w:val="none" w:sz="0" w:space="0" w:color="auto"/>
                      </w:divBdr>
                    </w:div>
                    <w:div w:id="1984195137">
                      <w:marLeft w:val="0"/>
                      <w:marRight w:val="0"/>
                      <w:marTop w:val="0"/>
                      <w:marBottom w:val="0"/>
                      <w:divBdr>
                        <w:top w:val="none" w:sz="0" w:space="0" w:color="auto"/>
                        <w:left w:val="none" w:sz="0" w:space="0" w:color="auto"/>
                        <w:bottom w:val="none" w:sz="0" w:space="0" w:color="auto"/>
                        <w:right w:val="none" w:sz="0" w:space="0" w:color="auto"/>
                      </w:divBdr>
                    </w:div>
                  </w:divsChild>
                </w:div>
                <w:div w:id="821195288">
                  <w:marLeft w:val="0"/>
                  <w:marRight w:val="0"/>
                  <w:marTop w:val="0"/>
                  <w:marBottom w:val="0"/>
                  <w:divBdr>
                    <w:top w:val="none" w:sz="0" w:space="0" w:color="auto"/>
                    <w:left w:val="none" w:sz="0" w:space="0" w:color="auto"/>
                    <w:bottom w:val="none" w:sz="0" w:space="0" w:color="auto"/>
                    <w:right w:val="none" w:sz="0" w:space="0" w:color="auto"/>
                  </w:divBdr>
                  <w:divsChild>
                    <w:div w:id="316307198">
                      <w:marLeft w:val="0"/>
                      <w:marRight w:val="0"/>
                      <w:marTop w:val="0"/>
                      <w:marBottom w:val="0"/>
                      <w:divBdr>
                        <w:top w:val="none" w:sz="0" w:space="0" w:color="auto"/>
                        <w:left w:val="none" w:sz="0" w:space="0" w:color="auto"/>
                        <w:bottom w:val="none" w:sz="0" w:space="0" w:color="auto"/>
                        <w:right w:val="none" w:sz="0" w:space="0" w:color="auto"/>
                      </w:divBdr>
                    </w:div>
                    <w:div w:id="500387313">
                      <w:marLeft w:val="0"/>
                      <w:marRight w:val="0"/>
                      <w:marTop w:val="0"/>
                      <w:marBottom w:val="0"/>
                      <w:divBdr>
                        <w:top w:val="none" w:sz="0" w:space="0" w:color="auto"/>
                        <w:left w:val="none" w:sz="0" w:space="0" w:color="auto"/>
                        <w:bottom w:val="none" w:sz="0" w:space="0" w:color="auto"/>
                        <w:right w:val="none" w:sz="0" w:space="0" w:color="auto"/>
                      </w:divBdr>
                    </w:div>
                    <w:div w:id="978850114">
                      <w:marLeft w:val="0"/>
                      <w:marRight w:val="0"/>
                      <w:marTop w:val="0"/>
                      <w:marBottom w:val="0"/>
                      <w:divBdr>
                        <w:top w:val="none" w:sz="0" w:space="0" w:color="auto"/>
                        <w:left w:val="none" w:sz="0" w:space="0" w:color="auto"/>
                        <w:bottom w:val="none" w:sz="0" w:space="0" w:color="auto"/>
                        <w:right w:val="none" w:sz="0" w:space="0" w:color="auto"/>
                      </w:divBdr>
                    </w:div>
                    <w:div w:id="1127427800">
                      <w:marLeft w:val="0"/>
                      <w:marRight w:val="0"/>
                      <w:marTop w:val="0"/>
                      <w:marBottom w:val="0"/>
                      <w:divBdr>
                        <w:top w:val="none" w:sz="0" w:space="0" w:color="auto"/>
                        <w:left w:val="none" w:sz="0" w:space="0" w:color="auto"/>
                        <w:bottom w:val="none" w:sz="0" w:space="0" w:color="auto"/>
                        <w:right w:val="none" w:sz="0" w:space="0" w:color="auto"/>
                      </w:divBdr>
                    </w:div>
                    <w:div w:id="1881504154">
                      <w:marLeft w:val="0"/>
                      <w:marRight w:val="0"/>
                      <w:marTop w:val="0"/>
                      <w:marBottom w:val="0"/>
                      <w:divBdr>
                        <w:top w:val="none" w:sz="0" w:space="0" w:color="auto"/>
                        <w:left w:val="none" w:sz="0" w:space="0" w:color="auto"/>
                        <w:bottom w:val="none" w:sz="0" w:space="0" w:color="auto"/>
                        <w:right w:val="none" w:sz="0" w:space="0" w:color="auto"/>
                      </w:divBdr>
                    </w:div>
                  </w:divsChild>
                </w:div>
                <w:div w:id="922027621">
                  <w:marLeft w:val="0"/>
                  <w:marRight w:val="0"/>
                  <w:marTop w:val="0"/>
                  <w:marBottom w:val="0"/>
                  <w:divBdr>
                    <w:top w:val="none" w:sz="0" w:space="0" w:color="auto"/>
                    <w:left w:val="none" w:sz="0" w:space="0" w:color="auto"/>
                    <w:bottom w:val="none" w:sz="0" w:space="0" w:color="auto"/>
                    <w:right w:val="none" w:sz="0" w:space="0" w:color="auto"/>
                  </w:divBdr>
                  <w:divsChild>
                    <w:div w:id="334383244">
                      <w:marLeft w:val="0"/>
                      <w:marRight w:val="0"/>
                      <w:marTop w:val="0"/>
                      <w:marBottom w:val="0"/>
                      <w:divBdr>
                        <w:top w:val="none" w:sz="0" w:space="0" w:color="auto"/>
                        <w:left w:val="none" w:sz="0" w:space="0" w:color="auto"/>
                        <w:bottom w:val="none" w:sz="0" w:space="0" w:color="auto"/>
                        <w:right w:val="none" w:sz="0" w:space="0" w:color="auto"/>
                      </w:divBdr>
                    </w:div>
                  </w:divsChild>
                </w:div>
                <w:div w:id="990791809">
                  <w:marLeft w:val="0"/>
                  <w:marRight w:val="0"/>
                  <w:marTop w:val="0"/>
                  <w:marBottom w:val="0"/>
                  <w:divBdr>
                    <w:top w:val="none" w:sz="0" w:space="0" w:color="auto"/>
                    <w:left w:val="none" w:sz="0" w:space="0" w:color="auto"/>
                    <w:bottom w:val="none" w:sz="0" w:space="0" w:color="auto"/>
                    <w:right w:val="none" w:sz="0" w:space="0" w:color="auto"/>
                  </w:divBdr>
                  <w:divsChild>
                    <w:div w:id="42483688">
                      <w:marLeft w:val="0"/>
                      <w:marRight w:val="0"/>
                      <w:marTop w:val="0"/>
                      <w:marBottom w:val="0"/>
                      <w:divBdr>
                        <w:top w:val="none" w:sz="0" w:space="0" w:color="auto"/>
                        <w:left w:val="none" w:sz="0" w:space="0" w:color="auto"/>
                        <w:bottom w:val="none" w:sz="0" w:space="0" w:color="auto"/>
                        <w:right w:val="none" w:sz="0" w:space="0" w:color="auto"/>
                      </w:divBdr>
                    </w:div>
                    <w:div w:id="379062471">
                      <w:marLeft w:val="0"/>
                      <w:marRight w:val="0"/>
                      <w:marTop w:val="0"/>
                      <w:marBottom w:val="0"/>
                      <w:divBdr>
                        <w:top w:val="none" w:sz="0" w:space="0" w:color="auto"/>
                        <w:left w:val="none" w:sz="0" w:space="0" w:color="auto"/>
                        <w:bottom w:val="none" w:sz="0" w:space="0" w:color="auto"/>
                        <w:right w:val="none" w:sz="0" w:space="0" w:color="auto"/>
                      </w:divBdr>
                    </w:div>
                    <w:div w:id="1019116089">
                      <w:marLeft w:val="0"/>
                      <w:marRight w:val="0"/>
                      <w:marTop w:val="0"/>
                      <w:marBottom w:val="0"/>
                      <w:divBdr>
                        <w:top w:val="none" w:sz="0" w:space="0" w:color="auto"/>
                        <w:left w:val="none" w:sz="0" w:space="0" w:color="auto"/>
                        <w:bottom w:val="none" w:sz="0" w:space="0" w:color="auto"/>
                        <w:right w:val="none" w:sz="0" w:space="0" w:color="auto"/>
                      </w:divBdr>
                    </w:div>
                    <w:div w:id="1782869444">
                      <w:marLeft w:val="0"/>
                      <w:marRight w:val="0"/>
                      <w:marTop w:val="0"/>
                      <w:marBottom w:val="0"/>
                      <w:divBdr>
                        <w:top w:val="none" w:sz="0" w:space="0" w:color="auto"/>
                        <w:left w:val="none" w:sz="0" w:space="0" w:color="auto"/>
                        <w:bottom w:val="none" w:sz="0" w:space="0" w:color="auto"/>
                        <w:right w:val="none" w:sz="0" w:space="0" w:color="auto"/>
                      </w:divBdr>
                    </w:div>
                    <w:div w:id="2041734771">
                      <w:marLeft w:val="0"/>
                      <w:marRight w:val="0"/>
                      <w:marTop w:val="0"/>
                      <w:marBottom w:val="0"/>
                      <w:divBdr>
                        <w:top w:val="none" w:sz="0" w:space="0" w:color="auto"/>
                        <w:left w:val="none" w:sz="0" w:space="0" w:color="auto"/>
                        <w:bottom w:val="none" w:sz="0" w:space="0" w:color="auto"/>
                        <w:right w:val="none" w:sz="0" w:space="0" w:color="auto"/>
                      </w:divBdr>
                    </w:div>
                  </w:divsChild>
                </w:div>
                <w:div w:id="1058210648">
                  <w:marLeft w:val="0"/>
                  <w:marRight w:val="0"/>
                  <w:marTop w:val="0"/>
                  <w:marBottom w:val="0"/>
                  <w:divBdr>
                    <w:top w:val="none" w:sz="0" w:space="0" w:color="auto"/>
                    <w:left w:val="none" w:sz="0" w:space="0" w:color="auto"/>
                    <w:bottom w:val="none" w:sz="0" w:space="0" w:color="auto"/>
                    <w:right w:val="none" w:sz="0" w:space="0" w:color="auto"/>
                  </w:divBdr>
                  <w:divsChild>
                    <w:div w:id="565191457">
                      <w:marLeft w:val="0"/>
                      <w:marRight w:val="0"/>
                      <w:marTop w:val="0"/>
                      <w:marBottom w:val="0"/>
                      <w:divBdr>
                        <w:top w:val="none" w:sz="0" w:space="0" w:color="auto"/>
                        <w:left w:val="none" w:sz="0" w:space="0" w:color="auto"/>
                        <w:bottom w:val="none" w:sz="0" w:space="0" w:color="auto"/>
                        <w:right w:val="none" w:sz="0" w:space="0" w:color="auto"/>
                      </w:divBdr>
                    </w:div>
                    <w:div w:id="610669591">
                      <w:marLeft w:val="0"/>
                      <w:marRight w:val="0"/>
                      <w:marTop w:val="0"/>
                      <w:marBottom w:val="0"/>
                      <w:divBdr>
                        <w:top w:val="none" w:sz="0" w:space="0" w:color="auto"/>
                        <w:left w:val="none" w:sz="0" w:space="0" w:color="auto"/>
                        <w:bottom w:val="none" w:sz="0" w:space="0" w:color="auto"/>
                        <w:right w:val="none" w:sz="0" w:space="0" w:color="auto"/>
                      </w:divBdr>
                    </w:div>
                    <w:div w:id="1307540947">
                      <w:marLeft w:val="0"/>
                      <w:marRight w:val="0"/>
                      <w:marTop w:val="0"/>
                      <w:marBottom w:val="0"/>
                      <w:divBdr>
                        <w:top w:val="none" w:sz="0" w:space="0" w:color="auto"/>
                        <w:left w:val="none" w:sz="0" w:space="0" w:color="auto"/>
                        <w:bottom w:val="none" w:sz="0" w:space="0" w:color="auto"/>
                        <w:right w:val="none" w:sz="0" w:space="0" w:color="auto"/>
                      </w:divBdr>
                    </w:div>
                    <w:div w:id="1548492720">
                      <w:marLeft w:val="0"/>
                      <w:marRight w:val="0"/>
                      <w:marTop w:val="0"/>
                      <w:marBottom w:val="0"/>
                      <w:divBdr>
                        <w:top w:val="none" w:sz="0" w:space="0" w:color="auto"/>
                        <w:left w:val="none" w:sz="0" w:space="0" w:color="auto"/>
                        <w:bottom w:val="none" w:sz="0" w:space="0" w:color="auto"/>
                        <w:right w:val="none" w:sz="0" w:space="0" w:color="auto"/>
                      </w:divBdr>
                    </w:div>
                  </w:divsChild>
                </w:div>
                <w:div w:id="1236278317">
                  <w:marLeft w:val="0"/>
                  <w:marRight w:val="0"/>
                  <w:marTop w:val="0"/>
                  <w:marBottom w:val="0"/>
                  <w:divBdr>
                    <w:top w:val="none" w:sz="0" w:space="0" w:color="auto"/>
                    <w:left w:val="none" w:sz="0" w:space="0" w:color="auto"/>
                    <w:bottom w:val="none" w:sz="0" w:space="0" w:color="auto"/>
                    <w:right w:val="none" w:sz="0" w:space="0" w:color="auto"/>
                  </w:divBdr>
                  <w:divsChild>
                    <w:div w:id="862481260">
                      <w:marLeft w:val="0"/>
                      <w:marRight w:val="0"/>
                      <w:marTop w:val="0"/>
                      <w:marBottom w:val="0"/>
                      <w:divBdr>
                        <w:top w:val="none" w:sz="0" w:space="0" w:color="auto"/>
                        <w:left w:val="none" w:sz="0" w:space="0" w:color="auto"/>
                        <w:bottom w:val="none" w:sz="0" w:space="0" w:color="auto"/>
                        <w:right w:val="none" w:sz="0" w:space="0" w:color="auto"/>
                      </w:divBdr>
                    </w:div>
                    <w:div w:id="1079520212">
                      <w:marLeft w:val="0"/>
                      <w:marRight w:val="0"/>
                      <w:marTop w:val="0"/>
                      <w:marBottom w:val="0"/>
                      <w:divBdr>
                        <w:top w:val="none" w:sz="0" w:space="0" w:color="auto"/>
                        <w:left w:val="none" w:sz="0" w:space="0" w:color="auto"/>
                        <w:bottom w:val="none" w:sz="0" w:space="0" w:color="auto"/>
                        <w:right w:val="none" w:sz="0" w:space="0" w:color="auto"/>
                      </w:divBdr>
                    </w:div>
                    <w:div w:id="1297760380">
                      <w:marLeft w:val="0"/>
                      <w:marRight w:val="0"/>
                      <w:marTop w:val="0"/>
                      <w:marBottom w:val="0"/>
                      <w:divBdr>
                        <w:top w:val="none" w:sz="0" w:space="0" w:color="auto"/>
                        <w:left w:val="none" w:sz="0" w:space="0" w:color="auto"/>
                        <w:bottom w:val="none" w:sz="0" w:space="0" w:color="auto"/>
                        <w:right w:val="none" w:sz="0" w:space="0" w:color="auto"/>
                      </w:divBdr>
                    </w:div>
                    <w:div w:id="1306004716">
                      <w:marLeft w:val="0"/>
                      <w:marRight w:val="0"/>
                      <w:marTop w:val="0"/>
                      <w:marBottom w:val="0"/>
                      <w:divBdr>
                        <w:top w:val="none" w:sz="0" w:space="0" w:color="auto"/>
                        <w:left w:val="none" w:sz="0" w:space="0" w:color="auto"/>
                        <w:bottom w:val="none" w:sz="0" w:space="0" w:color="auto"/>
                        <w:right w:val="none" w:sz="0" w:space="0" w:color="auto"/>
                      </w:divBdr>
                    </w:div>
                    <w:div w:id="1597902794">
                      <w:marLeft w:val="0"/>
                      <w:marRight w:val="0"/>
                      <w:marTop w:val="0"/>
                      <w:marBottom w:val="0"/>
                      <w:divBdr>
                        <w:top w:val="none" w:sz="0" w:space="0" w:color="auto"/>
                        <w:left w:val="none" w:sz="0" w:space="0" w:color="auto"/>
                        <w:bottom w:val="none" w:sz="0" w:space="0" w:color="auto"/>
                        <w:right w:val="none" w:sz="0" w:space="0" w:color="auto"/>
                      </w:divBdr>
                    </w:div>
                    <w:div w:id="1616672412">
                      <w:marLeft w:val="0"/>
                      <w:marRight w:val="0"/>
                      <w:marTop w:val="0"/>
                      <w:marBottom w:val="0"/>
                      <w:divBdr>
                        <w:top w:val="none" w:sz="0" w:space="0" w:color="auto"/>
                        <w:left w:val="none" w:sz="0" w:space="0" w:color="auto"/>
                        <w:bottom w:val="none" w:sz="0" w:space="0" w:color="auto"/>
                        <w:right w:val="none" w:sz="0" w:space="0" w:color="auto"/>
                      </w:divBdr>
                    </w:div>
                    <w:div w:id="1751542553">
                      <w:marLeft w:val="0"/>
                      <w:marRight w:val="0"/>
                      <w:marTop w:val="0"/>
                      <w:marBottom w:val="0"/>
                      <w:divBdr>
                        <w:top w:val="none" w:sz="0" w:space="0" w:color="auto"/>
                        <w:left w:val="none" w:sz="0" w:space="0" w:color="auto"/>
                        <w:bottom w:val="none" w:sz="0" w:space="0" w:color="auto"/>
                        <w:right w:val="none" w:sz="0" w:space="0" w:color="auto"/>
                      </w:divBdr>
                    </w:div>
                    <w:div w:id="1854757433">
                      <w:marLeft w:val="0"/>
                      <w:marRight w:val="0"/>
                      <w:marTop w:val="0"/>
                      <w:marBottom w:val="0"/>
                      <w:divBdr>
                        <w:top w:val="none" w:sz="0" w:space="0" w:color="auto"/>
                        <w:left w:val="none" w:sz="0" w:space="0" w:color="auto"/>
                        <w:bottom w:val="none" w:sz="0" w:space="0" w:color="auto"/>
                        <w:right w:val="none" w:sz="0" w:space="0" w:color="auto"/>
                      </w:divBdr>
                    </w:div>
                    <w:div w:id="1946423577">
                      <w:marLeft w:val="0"/>
                      <w:marRight w:val="0"/>
                      <w:marTop w:val="0"/>
                      <w:marBottom w:val="0"/>
                      <w:divBdr>
                        <w:top w:val="none" w:sz="0" w:space="0" w:color="auto"/>
                        <w:left w:val="none" w:sz="0" w:space="0" w:color="auto"/>
                        <w:bottom w:val="none" w:sz="0" w:space="0" w:color="auto"/>
                        <w:right w:val="none" w:sz="0" w:space="0" w:color="auto"/>
                      </w:divBdr>
                    </w:div>
                    <w:div w:id="1966227112">
                      <w:marLeft w:val="0"/>
                      <w:marRight w:val="0"/>
                      <w:marTop w:val="0"/>
                      <w:marBottom w:val="0"/>
                      <w:divBdr>
                        <w:top w:val="none" w:sz="0" w:space="0" w:color="auto"/>
                        <w:left w:val="none" w:sz="0" w:space="0" w:color="auto"/>
                        <w:bottom w:val="none" w:sz="0" w:space="0" w:color="auto"/>
                        <w:right w:val="none" w:sz="0" w:space="0" w:color="auto"/>
                      </w:divBdr>
                    </w:div>
                    <w:div w:id="2079471149">
                      <w:marLeft w:val="0"/>
                      <w:marRight w:val="0"/>
                      <w:marTop w:val="0"/>
                      <w:marBottom w:val="0"/>
                      <w:divBdr>
                        <w:top w:val="none" w:sz="0" w:space="0" w:color="auto"/>
                        <w:left w:val="none" w:sz="0" w:space="0" w:color="auto"/>
                        <w:bottom w:val="none" w:sz="0" w:space="0" w:color="auto"/>
                        <w:right w:val="none" w:sz="0" w:space="0" w:color="auto"/>
                      </w:divBdr>
                    </w:div>
                  </w:divsChild>
                </w:div>
                <w:div w:id="1297374035">
                  <w:marLeft w:val="0"/>
                  <w:marRight w:val="0"/>
                  <w:marTop w:val="0"/>
                  <w:marBottom w:val="0"/>
                  <w:divBdr>
                    <w:top w:val="none" w:sz="0" w:space="0" w:color="auto"/>
                    <w:left w:val="none" w:sz="0" w:space="0" w:color="auto"/>
                    <w:bottom w:val="none" w:sz="0" w:space="0" w:color="auto"/>
                    <w:right w:val="none" w:sz="0" w:space="0" w:color="auto"/>
                  </w:divBdr>
                  <w:divsChild>
                    <w:div w:id="162936881">
                      <w:marLeft w:val="0"/>
                      <w:marRight w:val="0"/>
                      <w:marTop w:val="0"/>
                      <w:marBottom w:val="0"/>
                      <w:divBdr>
                        <w:top w:val="none" w:sz="0" w:space="0" w:color="auto"/>
                        <w:left w:val="none" w:sz="0" w:space="0" w:color="auto"/>
                        <w:bottom w:val="none" w:sz="0" w:space="0" w:color="auto"/>
                        <w:right w:val="none" w:sz="0" w:space="0" w:color="auto"/>
                      </w:divBdr>
                    </w:div>
                    <w:div w:id="209266819">
                      <w:marLeft w:val="0"/>
                      <w:marRight w:val="0"/>
                      <w:marTop w:val="0"/>
                      <w:marBottom w:val="0"/>
                      <w:divBdr>
                        <w:top w:val="none" w:sz="0" w:space="0" w:color="auto"/>
                        <w:left w:val="none" w:sz="0" w:space="0" w:color="auto"/>
                        <w:bottom w:val="none" w:sz="0" w:space="0" w:color="auto"/>
                        <w:right w:val="none" w:sz="0" w:space="0" w:color="auto"/>
                      </w:divBdr>
                    </w:div>
                    <w:div w:id="225148543">
                      <w:marLeft w:val="0"/>
                      <w:marRight w:val="0"/>
                      <w:marTop w:val="0"/>
                      <w:marBottom w:val="0"/>
                      <w:divBdr>
                        <w:top w:val="none" w:sz="0" w:space="0" w:color="auto"/>
                        <w:left w:val="none" w:sz="0" w:space="0" w:color="auto"/>
                        <w:bottom w:val="none" w:sz="0" w:space="0" w:color="auto"/>
                        <w:right w:val="none" w:sz="0" w:space="0" w:color="auto"/>
                      </w:divBdr>
                    </w:div>
                    <w:div w:id="652609630">
                      <w:marLeft w:val="0"/>
                      <w:marRight w:val="0"/>
                      <w:marTop w:val="0"/>
                      <w:marBottom w:val="0"/>
                      <w:divBdr>
                        <w:top w:val="none" w:sz="0" w:space="0" w:color="auto"/>
                        <w:left w:val="none" w:sz="0" w:space="0" w:color="auto"/>
                        <w:bottom w:val="none" w:sz="0" w:space="0" w:color="auto"/>
                        <w:right w:val="none" w:sz="0" w:space="0" w:color="auto"/>
                      </w:divBdr>
                    </w:div>
                    <w:div w:id="802848153">
                      <w:marLeft w:val="0"/>
                      <w:marRight w:val="0"/>
                      <w:marTop w:val="0"/>
                      <w:marBottom w:val="0"/>
                      <w:divBdr>
                        <w:top w:val="none" w:sz="0" w:space="0" w:color="auto"/>
                        <w:left w:val="none" w:sz="0" w:space="0" w:color="auto"/>
                        <w:bottom w:val="none" w:sz="0" w:space="0" w:color="auto"/>
                        <w:right w:val="none" w:sz="0" w:space="0" w:color="auto"/>
                      </w:divBdr>
                    </w:div>
                    <w:div w:id="1061094876">
                      <w:marLeft w:val="0"/>
                      <w:marRight w:val="0"/>
                      <w:marTop w:val="0"/>
                      <w:marBottom w:val="0"/>
                      <w:divBdr>
                        <w:top w:val="none" w:sz="0" w:space="0" w:color="auto"/>
                        <w:left w:val="none" w:sz="0" w:space="0" w:color="auto"/>
                        <w:bottom w:val="none" w:sz="0" w:space="0" w:color="auto"/>
                        <w:right w:val="none" w:sz="0" w:space="0" w:color="auto"/>
                      </w:divBdr>
                    </w:div>
                    <w:div w:id="1209223946">
                      <w:marLeft w:val="0"/>
                      <w:marRight w:val="0"/>
                      <w:marTop w:val="0"/>
                      <w:marBottom w:val="0"/>
                      <w:divBdr>
                        <w:top w:val="none" w:sz="0" w:space="0" w:color="auto"/>
                        <w:left w:val="none" w:sz="0" w:space="0" w:color="auto"/>
                        <w:bottom w:val="none" w:sz="0" w:space="0" w:color="auto"/>
                        <w:right w:val="none" w:sz="0" w:space="0" w:color="auto"/>
                      </w:divBdr>
                    </w:div>
                    <w:div w:id="1281492327">
                      <w:marLeft w:val="0"/>
                      <w:marRight w:val="0"/>
                      <w:marTop w:val="0"/>
                      <w:marBottom w:val="0"/>
                      <w:divBdr>
                        <w:top w:val="none" w:sz="0" w:space="0" w:color="auto"/>
                        <w:left w:val="none" w:sz="0" w:space="0" w:color="auto"/>
                        <w:bottom w:val="none" w:sz="0" w:space="0" w:color="auto"/>
                        <w:right w:val="none" w:sz="0" w:space="0" w:color="auto"/>
                      </w:divBdr>
                    </w:div>
                    <w:div w:id="1478299895">
                      <w:marLeft w:val="0"/>
                      <w:marRight w:val="0"/>
                      <w:marTop w:val="0"/>
                      <w:marBottom w:val="0"/>
                      <w:divBdr>
                        <w:top w:val="none" w:sz="0" w:space="0" w:color="auto"/>
                        <w:left w:val="none" w:sz="0" w:space="0" w:color="auto"/>
                        <w:bottom w:val="none" w:sz="0" w:space="0" w:color="auto"/>
                        <w:right w:val="none" w:sz="0" w:space="0" w:color="auto"/>
                      </w:divBdr>
                    </w:div>
                    <w:div w:id="1665015317">
                      <w:marLeft w:val="0"/>
                      <w:marRight w:val="0"/>
                      <w:marTop w:val="0"/>
                      <w:marBottom w:val="0"/>
                      <w:divBdr>
                        <w:top w:val="none" w:sz="0" w:space="0" w:color="auto"/>
                        <w:left w:val="none" w:sz="0" w:space="0" w:color="auto"/>
                        <w:bottom w:val="none" w:sz="0" w:space="0" w:color="auto"/>
                        <w:right w:val="none" w:sz="0" w:space="0" w:color="auto"/>
                      </w:divBdr>
                    </w:div>
                    <w:div w:id="2011062348">
                      <w:marLeft w:val="0"/>
                      <w:marRight w:val="0"/>
                      <w:marTop w:val="0"/>
                      <w:marBottom w:val="0"/>
                      <w:divBdr>
                        <w:top w:val="none" w:sz="0" w:space="0" w:color="auto"/>
                        <w:left w:val="none" w:sz="0" w:space="0" w:color="auto"/>
                        <w:bottom w:val="none" w:sz="0" w:space="0" w:color="auto"/>
                        <w:right w:val="none" w:sz="0" w:space="0" w:color="auto"/>
                      </w:divBdr>
                    </w:div>
                  </w:divsChild>
                </w:div>
                <w:div w:id="1398280767">
                  <w:marLeft w:val="0"/>
                  <w:marRight w:val="0"/>
                  <w:marTop w:val="0"/>
                  <w:marBottom w:val="0"/>
                  <w:divBdr>
                    <w:top w:val="none" w:sz="0" w:space="0" w:color="auto"/>
                    <w:left w:val="none" w:sz="0" w:space="0" w:color="auto"/>
                    <w:bottom w:val="none" w:sz="0" w:space="0" w:color="auto"/>
                    <w:right w:val="none" w:sz="0" w:space="0" w:color="auto"/>
                  </w:divBdr>
                  <w:divsChild>
                    <w:div w:id="661662014">
                      <w:marLeft w:val="0"/>
                      <w:marRight w:val="0"/>
                      <w:marTop w:val="0"/>
                      <w:marBottom w:val="0"/>
                      <w:divBdr>
                        <w:top w:val="none" w:sz="0" w:space="0" w:color="auto"/>
                        <w:left w:val="none" w:sz="0" w:space="0" w:color="auto"/>
                        <w:bottom w:val="none" w:sz="0" w:space="0" w:color="auto"/>
                        <w:right w:val="none" w:sz="0" w:space="0" w:color="auto"/>
                      </w:divBdr>
                    </w:div>
                  </w:divsChild>
                </w:div>
                <w:div w:id="1469859289">
                  <w:marLeft w:val="0"/>
                  <w:marRight w:val="0"/>
                  <w:marTop w:val="0"/>
                  <w:marBottom w:val="0"/>
                  <w:divBdr>
                    <w:top w:val="none" w:sz="0" w:space="0" w:color="auto"/>
                    <w:left w:val="none" w:sz="0" w:space="0" w:color="auto"/>
                    <w:bottom w:val="none" w:sz="0" w:space="0" w:color="auto"/>
                    <w:right w:val="none" w:sz="0" w:space="0" w:color="auto"/>
                  </w:divBdr>
                  <w:divsChild>
                    <w:div w:id="149639269">
                      <w:marLeft w:val="0"/>
                      <w:marRight w:val="0"/>
                      <w:marTop w:val="0"/>
                      <w:marBottom w:val="0"/>
                      <w:divBdr>
                        <w:top w:val="none" w:sz="0" w:space="0" w:color="auto"/>
                        <w:left w:val="none" w:sz="0" w:space="0" w:color="auto"/>
                        <w:bottom w:val="none" w:sz="0" w:space="0" w:color="auto"/>
                        <w:right w:val="none" w:sz="0" w:space="0" w:color="auto"/>
                      </w:divBdr>
                    </w:div>
                    <w:div w:id="377241764">
                      <w:marLeft w:val="0"/>
                      <w:marRight w:val="0"/>
                      <w:marTop w:val="0"/>
                      <w:marBottom w:val="0"/>
                      <w:divBdr>
                        <w:top w:val="none" w:sz="0" w:space="0" w:color="auto"/>
                        <w:left w:val="none" w:sz="0" w:space="0" w:color="auto"/>
                        <w:bottom w:val="none" w:sz="0" w:space="0" w:color="auto"/>
                        <w:right w:val="none" w:sz="0" w:space="0" w:color="auto"/>
                      </w:divBdr>
                    </w:div>
                    <w:div w:id="405028752">
                      <w:marLeft w:val="0"/>
                      <w:marRight w:val="0"/>
                      <w:marTop w:val="0"/>
                      <w:marBottom w:val="0"/>
                      <w:divBdr>
                        <w:top w:val="none" w:sz="0" w:space="0" w:color="auto"/>
                        <w:left w:val="none" w:sz="0" w:space="0" w:color="auto"/>
                        <w:bottom w:val="none" w:sz="0" w:space="0" w:color="auto"/>
                        <w:right w:val="none" w:sz="0" w:space="0" w:color="auto"/>
                      </w:divBdr>
                    </w:div>
                    <w:div w:id="630094412">
                      <w:marLeft w:val="0"/>
                      <w:marRight w:val="0"/>
                      <w:marTop w:val="0"/>
                      <w:marBottom w:val="0"/>
                      <w:divBdr>
                        <w:top w:val="none" w:sz="0" w:space="0" w:color="auto"/>
                        <w:left w:val="none" w:sz="0" w:space="0" w:color="auto"/>
                        <w:bottom w:val="none" w:sz="0" w:space="0" w:color="auto"/>
                        <w:right w:val="none" w:sz="0" w:space="0" w:color="auto"/>
                      </w:divBdr>
                    </w:div>
                    <w:div w:id="1107698478">
                      <w:marLeft w:val="0"/>
                      <w:marRight w:val="0"/>
                      <w:marTop w:val="0"/>
                      <w:marBottom w:val="0"/>
                      <w:divBdr>
                        <w:top w:val="none" w:sz="0" w:space="0" w:color="auto"/>
                        <w:left w:val="none" w:sz="0" w:space="0" w:color="auto"/>
                        <w:bottom w:val="none" w:sz="0" w:space="0" w:color="auto"/>
                        <w:right w:val="none" w:sz="0" w:space="0" w:color="auto"/>
                      </w:divBdr>
                    </w:div>
                    <w:div w:id="1454638811">
                      <w:marLeft w:val="0"/>
                      <w:marRight w:val="0"/>
                      <w:marTop w:val="0"/>
                      <w:marBottom w:val="0"/>
                      <w:divBdr>
                        <w:top w:val="none" w:sz="0" w:space="0" w:color="auto"/>
                        <w:left w:val="none" w:sz="0" w:space="0" w:color="auto"/>
                        <w:bottom w:val="none" w:sz="0" w:space="0" w:color="auto"/>
                        <w:right w:val="none" w:sz="0" w:space="0" w:color="auto"/>
                      </w:divBdr>
                    </w:div>
                    <w:div w:id="1513449435">
                      <w:marLeft w:val="0"/>
                      <w:marRight w:val="0"/>
                      <w:marTop w:val="0"/>
                      <w:marBottom w:val="0"/>
                      <w:divBdr>
                        <w:top w:val="none" w:sz="0" w:space="0" w:color="auto"/>
                        <w:left w:val="none" w:sz="0" w:space="0" w:color="auto"/>
                        <w:bottom w:val="none" w:sz="0" w:space="0" w:color="auto"/>
                        <w:right w:val="none" w:sz="0" w:space="0" w:color="auto"/>
                      </w:divBdr>
                    </w:div>
                    <w:div w:id="1541935282">
                      <w:marLeft w:val="0"/>
                      <w:marRight w:val="0"/>
                      <w:marTop w:val="0"/>
                      <w:marBottom w:val="0"/>
                      <w:divBdr>
                        <w:top w:val="none" w:sz="0" w:space="0" w:color="auto"/>
                        <w:left w:val="none" w:sz="0" w:space="0" w:color="auto"/>
                        <w:bottom w:val="none" w:sz="0" w:space="0" w:color="auto"/>
                        <w:right w:val="none" w:sz="0" w:space="0" w:color="auto"/>
                      </w:divBdr>
                    </w:div>
                    <w:div w:id="1599631514">
                      <w:marLeft w:val="0"/>
                      <w:marRight w:val="0"/>
                      <w:marTop w:val="0"/>
                      <w:marBottom w:val="0"/>
                      <w:divBdr>
                        <w:top w:val="none" w:sz="0" w:space="0" w:color="auto"/>
                        <w:left w:val="none" w:sz="0" w:space="0" w:color="auto"/>
                        <w:bottom w:val="none" w:sz="0" w:space="0" w:color="auto"/>
                        <w:right w:val="none" w:sz="0" w:space="0" w:color="auto"/>
                      </w:divBdr>
                    </w:div>
                    <w:div w:id="1600871313">
                      <w:marLeft w:val="0"/>
                      <w:marRight w:val="0"/>
                      <w:marTop w:val="0"/>
                      <w:marBottom w:val="0"/>
                      <w:divBdr>
                        <w:top w:val="none" w:sz="0" w:space="0" w:color="auto"/>
                        <w:left w:val="none" w:sz="0" w:space="0" w:color="auto"/>
                        <w:bottom w:val="none" w:sz="0" w:space="0" w:color="auto"/>
                        <w:right w:val="none" w:sz="0" w:space="0" w:color="auto"/>
                      </w:divBdr>
                    </w:div>
                    <w:div w:id="1780878636">
                      <w:marLeft w:val="0"/>
                      <w:marRight w:val="0"/>
                      <w:marTop w:val="0"/>
                      <w:marBottom w:val="0"/>
                      <w:divBdr>
                        <w:top w:val="none" w:sz="0" w:space="0" w:color="auto"/>
                        <w:left w:val="none" w:sz="0" w:space="0" w:color="auto"/>
                        <w:bottom w:val="none" w:sz="0" w:space="0" w:color="auto"/>
                        <w:right w:val="none" w:sz="0" w:space="0" w:color="auto"/>
                      </w:divBdr>
                    </w:div>
                  </w:divsChild>
                </w:div>
                <w:div w:id="1481385012">
                  <w:marLeft w:val="0"/>
                  <w:marRight w:val="0"/>
                  <w:marTop w:val="0"/>
                  <w:marBottom w:val="0"/>
                  <w:divBdr>
                    <w:top w:val="none" w:sz="0" w:space="0" w:color="auto"/>
                    <w:left w:val="none" w:sz="0" w:space="0" w:color="auto"/>
                    <w:bottom w:val="none" w:sz="0" w:space="0" w:color="auto"/>
                    <w:right w:val="none" w:sz="0" w:space="0" w:color="auto"/>
                  </w:divBdr>
                  <w:divsChild>
                    <w:div w:id="565381586">
                      <w:marLeft w:val="0"/>
                      <w:marRight w:val="0"/>
                      <w:marTop w:val="0"/>
                      <w:marBottom w:val="0"/>
                      <w:divBdr>
                        <w:top w:val="none" w:sz="0" w:space="0" w:color="auto"/>
                        <w:left w:val="none" w:sz="0" w:space="0" w:color="auto"/>
                        <w:bottom w:val="none" w:sz="0" w:space="0" w:color="auto"/>
                        <w:right w:val="none" w:sz="0" w:space="0" w:color="auto"/>
                      </w:divBdr>
                    </w:div>
                    <w:div w:id="640768592">
                      <w:marLeft w:val="0"/>
                      <w:marRight w:val="0"/>
                      <w:marTop w:val="0"/>
                      <w:marBottom w:val="0"/>
                      <w:divBdr>
                        <w:top w:val="none" w:sz="0" w:space="0" w:color="auto"/>
                        <w:left w:val="none" w:sz="0" w:space="0" w:color="auto"/>
                        <w:bottom w:val="none" w:sz="0" w:space="0" w:color="auto"/>
                        <w:right w:val="none" w:sz="0" w:space="0" w:color="auto"/>
                      </w:divBdr>
                    </w:div>
                    <w:div w:id="756098779">
                      <w:marLeft w:val="0"/>
                      <w:marRight w:val="0"/>
                      <w:marTop w:val="0"/>
                      <w:marBottom w:val="0"/>
                      <w:divBdr>
                        <w:top w:val="none" w:sz="0" w:space="0" w:color="auto"/>
                        <w:left w:val="none" w:sz="0" w:space="0" w:color="auto"/>
                        <w:bottom w:val="none" w:sz="0" w:space="0" w:color="auto"/>
                        <w:right w:val="none" w:sz="0" w:space="0" w:color="auto"/>
                      </w:divBdr>
                    </w:div>
                    <w:div w:id="1176574815">
                      <w:marLeft w:val="0"/>
                      <w:marRight w:val="0"/>
                      <w:marTop w:val="0"/>
                      <w:marBottom w:val="0"/>
                      <w:divBdr>
                        <w:top w:val="none" w:sz="0" w:space="0" w:color="auto"/>
                        <w:left w:val="none" w:sz="0" w:space="0" w:color="auto"/>
                        <w:bottom w:val="none" w:sz="0" w:space="0" w:color="auto"/>
                        <w:right w:val="none" w:sz="0" w:space="0" w:color="auto"/>
                      </w:divBdr>
                    </w:div>
                    <w:div w:id="1312515241">
                      <w:marLeft w:val="0"/>
                      <w:marRight w:val="0"/>
                      <w:marTop w:val="0"/>
                      <w:marBottom w:val="0"/>
                      <w:divBdr>
                        <w:top w:val="none" w:sz="0" w:space="0" w:color="auto"/>
                        <w:left w:val="none" w:sz="0" w:space="0" w:color="auto"/>
                        <w:bottom w:val="none" w:sz="0" w:space="0" w:color="auto"/>
                        <w:right w:val="none" w:sz="0" w:space="0" w:color="auto"/>
                      </w:divBdr>
                    </w:div>
                  </w:divsChild>
                </w:div>
                <w:div w:id="1690179661">
                  <w:marLeft w:val="0"/>
                  <w:marRight w:val="0"/>
                  <w:marTop w:val="0"/>
                  <w:marBottom w:val="0"/>
                  <w:divBdr>
                    <w:top w:val="none" w:sz="0" w:space="0" w:color="auto"/>
                    <w:left w:val="none" w:sz="0" w:space="0" w:color="auto"/>
                    <w:bottom w:val="none" w:sz="0" w:space="0" w:color="auto"/>
                    <w:right w:val="none" w:sz="0" w:space="0" w:color="auto"/>
                  </w:divBdr>
                  <w:divsChild>
                    <w:div w:id="87385688">
                      <w:marLeft w:val="0"/>
                      <w:marRight w:val="0"/>
                      <w:marTop w:val="0"/>
                      <w:marBottom w:val="0"/>
                      <w:divBdr>
                        <w:top w:val="none" w:sz="0" w:space="0" w:color="auto"/>
                        <w:left w:val="none" w:sz="0" w:space="0" w:color="auto"/>
                        <w:bottom w:val="none" w:sz="0" w:space="0" w:color="auto"/>
                        <w:right w:val="none" w:sz="0" w:space="0" w:color="auto"/>
                      </w:divBdr>
                    </w:div>
                    <w:div w:id="225532300">
                      <w:marLeft w:val="0"/>
                      <w:marRight w:val="0"/>
                      <w:marTop w:val="0"/>
                      <w:marBottom w:val="0"/>
                      <w:divBdr>
                        <w:top w:val="none" w:sz="0" w:space="0" w:color="auto"/>
                        <w:left w:val="none" w:sz="0" w:space="0" w:color="auto"/>
                        <w:bottom w:val="none" w:sz="0" w:space="0" w:color="auto"/>
                        <w:right w:val="none" w:sz="0" w:space="0" w:color="auto"/>
                      </w:divBdr>
                    </w:div>
                    <w:div w:id="1247378080">
                      <w:marLeft w:val="0"/>
                      <w:marRight w:val="0"/>
                      <w:marTop w:val="0"/>
                      <w:marBottom w:val="0"/>
                      <w:divBdr>
                        <w:top w:val="none" w:sz="0" w:space="0" w:color="auto"/>
                        <w:left w:val="none" w:sz="0" w:space="0" w:color="auto"/>
                        <w:bottom w:val="none" w:sz="0" w:space="0" w:color="auto"/>
                        <w:right w:val="none" w:sz="0" w:space="0" w:color="auto"/>
                      </w:divBdr>
                    </w:div>
                    <w:div w:id="1976327522">
                      <w:marLeft w:val="0"/>
                      <w:marRight w:val="0"/>
                      <w:marTop w:val="0"/>
                      <w:marBottom w:val="0"/>
                      <w:divBdr>
                        <w:top w:val="none" w:sz="0" w:space="0" w:color="auto"/>
                        <w:left w:val="none" w:sz="0" w:space="0" w:color="auto"/>
                        <w:bottom w:val="none" w:sz="0" w:space="0" w:color="auto"/>
                        <w:right w:val="none" w:sz="0" w:space="0" w:color="auto"/>
                      </w:divBdr>
                    </w:div>
                  </w:divsChild>
                </w:div>
                <w:div w:id="1723140998">
                  <w:marLeft w:val="0"/>
                  <w:marRight w:val="0"/>
                  <w:marTop w:val="0"/>
                  <w:marBottom w:val="0"/>
                  <w:divBdr>
                    <w:top w:val="none" w:sz="0" w:space="0" w:color="auto"/>
                    <w:left w:val="none" w:sz="0" w:space="0" w:color="auto"/>
                    <w:bottom w:val="none" w:sz="0" w:space="0" w:color="auto"/>
                    <w:right w:val="none" w:sz="0" w:space="0" w:color="auto"/>
                  </w:divBdr>
                  <w:divsChild>
                    <w:div w:id="1225140453">
                      <w:marLeft w:val="0"/>
                      <w:marRight w:val="0"/>
                      <w:marTop w:val="0"/>
                      <w:marBottom w:val="0"/>
                      <w:divBdr>
                        <w:top w:val="none" w:sz="0" w:space="0" w:color="auto"/>
                        <w:left w:val="none" w:sz="0" w:space="0" w:color="auto"/>
                        <w:bottom w:val="none" w:sz="0" w:space="0" w:color="auto"/>
                        <w:right w:val="none" w:sz="0" w:space="0" w:color="auto"/>
                      </w:divBdr>
                    </w:div>
                  </w:divsChild>
                </w:div>
                <w:div w:id="1727953702">
                  <w:marLeft w:val="0"/>
                  <w:marRight w:val="0"/>
                  <w:marTop w:val="0"/>
                  <w:marBottom w:val="0"/>
                  <w:divBdr>
                    <w:top w:val="none" w:sz="0" w:space="0" w:color="auto"/>
                    <w:left w:val="none" w:sz="0" w:space="0" w:color="auto"/>
                    <w:bottom w:val="none" w:sz="0" w:space="0" w:color="auto"/>
                    <w:right w:val="none" w:sz="0" w:space="0" w:color="auto"/>
                  </w:divBdr>
                  <w:divsChild>
                    <w:div w:id="1072040199">
                      <w:marLeft w:val="0"/>
                      <w:marRight w:val="0"/>
                      <w:marTop w:val="0"/>
                      <w:marBottom w:val="0"/>
                      <w:divBdr>
                        <w:top w:val="none" w:sz="0" w:space="0" w:color="auto"/>
                        <w:left w:val="none" w:sz="0" w:space="0" w:color="auto"/>
                        <w:bottom w:val="none" w:sz="0" w:space="0" w:color="auto"/>
                        <w:right w:val="none" w:sz="0" w:space="0" w:color="auto"/>
                      </w:divBdr>
                    </w:div>
                  </w:divsChild>
                </w:div>
                <w:div w:id="1737820275">
                  <w:marLeft w:val="0"/>
                  <w:marRight w:val="0"/>
                  <w:marTop w:val="0"/>
                  <w:marBottom w:val="0"/>
                  <w:divBdr>
                    <w:top w:val="none" w:sz="0" w:space="0" w:color="auto"/>
                    <w:left w:val="none" w:sz="0" w:space="0" w:color="auto"/>
                    <w:bottom w:val="none" w:sz="0" w:space="0" w:color="auto"/>
                    <w:right w:val="none" w:sz="0" w:space="0" w:color="auto"/>
                  </w:divBdr>
                  <w:divsChild>
                    <w:div w:id="447359088">
                      <w:marLeft w:val="0"/>
                      <w:marRight w:val="0"/>
                      <w:marTop w:val="0"/>
                      <w:marBottom w:val="0"/>
                      <w:divBdr>
                        <w:top w:val="none" w:sz="0" w:space="0" w:color="auto"/>
                        <w:left w:val="none" w:sz="0" w:space="0" w:color="auto"/>
                        <w:bottom w:val="none" w:sz="0" w:space="0" w:color="auto"/>
                        <w:right w:val="none" w:sz="0" w:space="0" w:color="auto"/>
                      </w:divBdr>
                    </w:div>
                  </w:divsChild>
                </w:div>
                <w:div w:id="1755544061">
                  <w:marLeft w:val="0"/>
                  <w:marRight w:val="0"/>
                  <w:marTop w:val="0"/>
                  <w:marBottom w:val="0"/>
                  <w:divBdr>
                    <w:top w:val="none" w:sz="0" w:space="0" w:color="auto"/>
                    <w:left w:val="none" w:sz="0" w:space="0" w:color="auto"/>
                    <w:bottom w:val="none" w:sz="0" w:space="0" w:color="auto"/>
                    <w:right w:val="none" w:sz="0" w:space="0" w:color="auto"/>
                  </w:divBdr>
                  <w:divsChild>
                    <w:div w:id="59522165">
                      <w:marLeft w:val="0"/>
                      <w:marRight w:val="0"/>
                      <w:marTop w:val="0"/>
                      <w:marBottom w:val="0"/>
                      <w:divBdr>
                        <w:top w:val="none" w:sz="0" w:space="0" w:color="auto"/>
                        <w:left w:val="none" w:sz="0" w:space="0" w:color="auto"/>
                        <w:bottom w:val="none" w:sz="0" w:space="0" w:color="auto"/>
                        <w:right w:val="none" w:sz="0" w:space="0" w:color="auto"/>
                      </w:divBdr>
                    </w:div>
                    <w:div w:id="167713655">
                      <w:marLeft w:val="0"/>
                      <w:marRight w:val="0"/>
                      <w:marTop w:val="0"/>
                      <w:marBottom w:val="0"/>
                      <w:divBdr>
                        <w:top w:val="none" w:sz="0" w:space="0" w:color="auto"/>
                        <w:left w:val="none" w:sz="0" w:space="0" w:color="auto"/>
                        <w:bottom w:val="none" w:sz="0" w:space="0" w:color="auto"/>
                        <w:right w:val="none" w:sz="0" w:space="0" w:color="auto"/>
                      </w:divBdr>
                    </w:div>
                    <w:div w:id="441606708">
                      <w:marLeft w:val="0"/>
                      <w:marRight w:val="0"/>
                      <w:marTop w:val="0"/>
                      <w:marBottom w:val="0"/>
                      <w:divBdr>
                        <w:top w:val="none" w:sz="0" w:space="0" w:color="auto"/>
                        <w:left w:val="none" w:sz="0" w:space="0" w:color="auto"/>
                        <w:bottom w:val="none" w:sz="0" w:space="0" w:color="auto"/>
                        <w:right w:val="none" w:sz="0" w:space="0" w:color="auto"/>
                      </w:divBdr>
                    </w:div>
                    <w:div w:id="648948323">
                      <w:marLeft w:val="0"/>
                      <w:marRight w:val="0"/>
                      <w:marTop w:val="0"/>
                      <w:marBottom w:val="0"/>
                      <w:divBdr>
                        <w:top w:val="none" w:sz="0" w:space="0" w:color="auto"/>
                        <w:left w:val="none" w:sz="0" w:space="0" w:color="auto"/>
                        <w:bottom w:val="none" w:sz="0" w:space="0" w:color="auto"/>
                        <w:right w:val="none" w:sz="0" w:space="0" w:color="auto"/>
                      </w:divBdr>
                    </w:div>
                    <w:div w:id="1720275210">
                      <w:marLeft w:val="0"/>
                      <w:marRight w:val="0"/>
                      <w:marTop w:val="0"/>
                      <w:marBottom w:val="0"/>
                      <w:divBdr>
                        <w:top w:val="none" w:sz="0" w:space="0" w:color="auto"/>
                        <w:left w:val="none" w:sz="0" w:space="0" w:color="auto"/>
                        <w:bottom w:val="none" w:sz="0" w:space="0" w:color="auto"/>
                        <w:right w:val="none" w:sz="0" w:space="0" w:color="auto"/>
                      </w:divBdr>
                    </w:div>
                  </w:divsChild>
                </w:div>
                <w:div w:id="1846020842">
                  <w:marLeft w:val="0"/>
                  <w:marRight w:val="0"/>
                  <w:marTop w:val="0"/>
                  <w:marBottom w:val="0"/>
                  <w:divBdr>
                    <w:top w:val="none" w:sz="0" w:space="0" w:color="auto"/>
                    <w:left w:val="none" w:sz="0" w:space="0" w:color="auto"/>
                    <w:bottom w:val="none" w:sz="0" w:space="0" w:color="auto"/>
                    <w:right w:val="none" w:sz="0" w:space="0" w:color="auto"/>
                  </w:divBdr>
                  <w:divsChild>
                    <w:div w:id="524101534">
                      <w:marLeft w:val="0"/>
                      <w:marRight w:val="0"/>
                      <w:marTop w:val="0"/>
                      <w:marBottom w:val="0"/>
                      <w:divBdr>
                        <w:top w:val="none" w:sz="0" w:space="0" w:color="auto"/>
                        <w:left w:val="none" w:sz="0" w:space="0" w:color="auto"/>
                        <w:bottom w:val="none" w:sz="0" w:space="0" w:color="auto"/>
                        <w:right w:val="none" w:sz="0" w:space="0" w:color="auto"/>
                      </w:divBdr>
                    </w:div>
                    <w:div w:id="1049375642">
                      <w:marLeft w:val="0"/>
                      <w:marRight w:val="0"/>
                      <w:marTop w:val="0"/>
                      <w:marBottom w:val="0"/>
                      <w:divBdr>
                        <w:top w:val="none" w:sz="0" w:space="0" w:color="auto"/>
                        <w:left w:val="none" w:sz="0" w:space="0" w:color="auto"/>
                        <w:bottom w:val="none" w:sz="0" w:space="0" w:color="auto"/>
                        <w:right w:val="none" w:sz="0" w:space="0" w:color="auto"/>
                      </w:divBdr>
                    </w:div>
                    <w:div w:id="1725136514">
                      <w:marLeft w:val="0"/>
                      <w:marRight w:val="0"/>
                      <w:marTop w:val="0"/>
                      <w:marBottom w:val="0"/>
                      <w:divBdr>
                        <w:top w:val="none" w:sz="0" w:space="0" w:color="auto"/>
                        <w:left w:val="none" w:sz="0" w:space="0" w:color="auto"/>
                        <w:bottom w:val="none" w:sz="0" w:space="0" w:color="auto"/>
                        <w:right w:val="none" w:sz="0" w:space="0" w:color="auto"/>
                      </w:divBdr>
                    </w:div>
                    <w:div w:id="1746145794">
                      <w:marLeft w:val="0"/>
                      <w:marRight w:val="0"/>
                      <w:marTop w:val="0"/>
                      <w:marBottom w:val="0"/>
                      <w:divBdr>
                        <w:top w:val="none" w:sz="0" w:space="0" w:color="auto"/>
                        <w:left w:val="none" w:sz="0" w:space="0" w:color="auto"/>
                        <w:bottom w:val="none" w:sz="0" w:space="0" w:color="auto"/>
                        <w:right w:val="none" w:sz="0" w:space="0" w:color="auto"/>
                      </w:divBdr>
                    </w:div>
                  </w:divsChild>
                </w:div>
                <w:div w:id="1910965134">
                  <w:marLeft w:val="0"/>
                  <w:marRight w:val="0"/>
                  <w:marTop w:val="0"/>
                  <w:marBottom w:val="0"/>
                  <w:divBdr>
                    <w:top w:val="none" w:sz="0" w:space="0" w:color="auto"/>
                    <w:left w:val="none" w:sz="0" w:space="0" w:color="auto"/>
                    <w:bottom w:val="none" w:sz="0" w:space="0" w:color="auto"/>
                    <w:right w:val="none" w:sz="0" w:space="0" w:color="auto"/>
                  </w:divBdr>
                  <w:divsChild>
                    <w:div w:id="1808812067">
                      <w:marLeft w:val="0"/>
                      <w:marRight w:val="0"/>
                      <w:marTop w:val="0"/>
                      <w:marBottom w:val="0"/>
                      <w:divBdr>
                        <w:top w:val="none" w:sz="0" w:space="0" w:color="auto"/>
                        <w:left w:val="none" w:sz="0" w:space="0" w:color="auto"/>
                        <w:bottom w:val="none" w:sz="0" w:space="0" w:color="auto"/>
                        <w:right w:val="none" w:sz="0" w:space="0" w:color="auto"/>
                      </w:divBdr>
                    </w:div>
                  </w:divsChild>
                </w:div>
                <w:div w:id="1957247850">
                  <w:marLeft w:val="0"/>
                  <w:marRight w:val="0"/>
                  <w:marTop w:val="0"/>
                  <w:marBottom w:val="0"/>
                  <w:divBdr>
                    <w:top w:val="none" w:sz="0" w:space="0" w:color="auto"/>
                    <w:left w:val="none" w:sz="0" w:space="0" w:color="auto"/>
                    <w:bottom w:val="none" w:sz="0" w:space="0" w:color="auto"/>
                    <w:right w:val="none" w:sz="0" w:space="0" w:color="auto"/>
                  </w:divBdr>
                  <w:divsChild>
                    <w:div w:id="484667630">
                      <w:marLeft w:val="0"/>
                      <w:marRight w:val="0"/>
                      <w:marTop w:val="0"/>
                      <w:marBottom w:val="0"/>
                      <w:divBdr>
                        <w:top w:val="none" w:sz="0" w:space="0" w:color="auto"/>
                        <w:left w:val="none" w:sz="0" w:space="0" w:color="auto"/>
                        <w:bottom w:val="none" w:sz="0" w:space="0" w:color="auto"/>
                        <w:right w:val="none" w:sz="0" w:space="0" w:color="auto"/>
                      </w:divBdr>
                    </w:div>
                  </w:divsChild>
                </w:div>
                <w:div w:id="2011715557">
                  <w:marLeft w:val="0"/>
                  <w:marRight w:val="0"/>
                  <w:marTop w:val="0"/>
                  <w:marBottom w:val="0"/>
                  <w:divBdr>
                    <w:top w:val="none" w:sz="0" w:space="0" w:color="auto"/>
                    <w:left w:val="none" w:sz="0" w:space="0" w:color="auto"/>
                    <w:bottom w:val="none" w:sz="0" w:space="0" w:color="auto"/>
                    <w:right w:val="none" w:sz="0" w:space="0" w:color="auto"/>
                  </w:divBdr>
                  <w:divsChild>
                    <w:div w:id="1603879817">
                      <w:marLeft w:val="0"/>
                      <w:marRight w:val="0"/>
                      <w:marTop w:val="0"/>
                      <w:marBottom w:val="0"/>
                      <w:divBdr>
                        <w:top w:val="none" w:sz="0" w:space="0" w:color="auto"/>
                        <w:left w:val="none" w:sz="0" w:space="0" w:color="auto"/>
                        <w:bottom w:val="none" w:sz="0" w:space="0" w:color="auto"/>
                        <w:right w:val="none" w:sz="0" w:space="0" w:color="auto"/>
                      </w:divBdr>
                    </w:div>
                  </w:divsChild>
                </w:div>
                <w:div w:id="2135520578">
                  <w:marLeft w:val="0"/>
                  <w:marRight w:val="0"/>
                  <w:marTop w:val="0"/>
                  <w:marBottom w:val="0"/>
                  <w:divBdr>
                    <w:top w:val="none" w:sz="0" w:space="0" w:color="auto"/>
                    <w:left w:val="none" w:sz="0" w:space="0" w:color="auto"/>
                    <w:bottom w:val="none" w:sz="0" w:space="0" w:color="auto"/>
                    <w:right w:val="none" w:sz="0" w:space="0" w:color="auto"/>
                  </w:divBdr>
                  <w:divsChild>
                    <w:div w:id="2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764225">
          <w:marLeft w:val="0"/>
          <w:marRight w:val="0"/>
          <w:marTop w:val="0"/>
          <w:marBottom w:val="0"/>
          <w:divBdr>
            <w:top w:val="none" w:sz="0" w:space="0" w:color="auto"/>
            <w:left w:val="none" w:sz="0" w:space="0" w:color="auto"/>
            <w:bottom w:val="none" w:sz="0" w:space="0" w:color="auto"/>
            <w:right w:val="none" w:sz="0" w:space="0" w:color="auto"/>
          </w:divBdr>
        </w:div>
        <w:div w:id="755050673">
          <w:marLeft w:val="0"/>
          <w:marRight w:val="0"/>
          <w:marTop w:val="0"/>
          <w:marBottom w:val="0"/>
          <w:divBdr>
            <w:top w:val="none" w:sz="0" w:space="0" w:color="auto"/>
            <w:left w:val="none" w:sz="0" w:space="0" w:color="auto"/>
            <w:bottom w:val="none" w:sz="0" w:space="0" w:color="auto"/>
            <w:right w:val="none" w:sz="0" w:space="0" w:color="auto"/>
          </w:divBdr>
        </w:div>
        <w:div w:id="766275011">
          <w:marLeft w:val="0"/>
          <w:marRight w:val="0"/>
          <w:marTop w:val="0"/>
          <w:marBottom w:val="0"/>
          <w:divBdr>
            <w:top w:val="none" w:sz="0" w:space="0" w:color="auto"/>
            <w:left w:val="none" w:sz="0" w:space="0" w:color="auto"/>
            <w:bottom w:val="none" w:sz="0" w:space="0" w:color="auto"/>
            <w:right w:val="none" w:sz="0" w:space="0" w:color="auto"/>
          </w:divBdr>
        </w:div>
        <w:div w:id="823664376">
          <w:marLeft w:val="0"/>
          <w:marRight w:val="0"/>
          <w:marTop w:val="0"/>
          <w:marBottom w:val="0"/>
          <w:divBdr>
            <w:top w:val="none" w:sz="0" w:space="0" w:color="auto"/>
            <w:left w:val="none" w:sz="0" w:space="0" w:color="auto"/>
            <w:bottom w:val="none" w:sz="0" w:space="0" w:color="auto"/>
            <w:right w:val="none" w:sz="0" w:space="0" w:color="auto"/>
          </w:divBdr>
        </w:div>
        <w:div w:id="827404481">
          <w:marLeft w:val="0"/>
          <w:marRight w:val="0"/>
          <w:marTop w:val="0"/>
          <w:marBottom w:val="0"/>
          <w:divBdr>
            <w:top w:val="none" w:sz="0" w:space="0" w:color="auto"/>
            <w:left w:val="none" w:sz="0" w:space="0" w:color="auto"/>
            <w:bottom w:val="none" w:sz="0" w:space="0" w:color="auto"/>
            <w:right w:val="none" w:sz="0" w:space="0" w:color="auto"/>
          </w:divBdr>
        </w:div>
        <w:div w:id="846209909">
          <w:marLeft w:val="0"/>
          <w:marRight w:val="0"/>
          <w:marTop w:val="0"/>
          <w:marBottom w:val="0"/>
          <w:divBdr>
            <w:top w:val="none" w:sz="0" w:space="0" w:color="auto"/>
            <w:left w:val="none" w:sz="0" w:space="0" w:color="auto"/>
            <w:bottom w:val="none" w:sz="0" w:space="0" w:color="auto"/>
            <w:right w:val="none" w:sz="0" w:space="0" w:color="auto"/>
          </w:divBdr>
        </w:div>
        <w:div w:id="874268721">
          <w:marLeft w:val="0"/>
          <w:marRight w:val="0"/>
          <w:marTop w:val="0"/>
          <w:marBottom w:val="0"/>
          <w:divBdr>
            <w:top w:val="none" w:sz="0" w:space="0" w:color="auto"/>
            <w:left w:val="none" w:sz="0" w:space="0" w:color="auto"/>
            <w:bottom w:val="none" w:sz="0" w:space="0" w:color="auto"/>
            <w:right w:val="none" w:sz="0" w:space="0" w:color="auto"/>
          </w:divBdr>
        </w:div>
        <w:div w:id="883101763">
          <w:marLeft w:val="0"/>
          <w:marRight w:val="0"/>
          <w:marTop w:val="0"/>
          <w:marBottom w:val="0"/>
          <w:divBdr>
            <w:top w:val="none" w:sz="0" w:space="0" w:color="auto"/>
            <w:left w:val="none" w:sz="0" w:space="0" w:color="auto"/>
            <w:bottom w:val="none" w:sz="0" w:space="0" w:color="auto"/>
            <w:right w:val="none" w:sz="0" w:space="0" w:color="auto"/>
          </w:divBdr>
        </w:div>
        <w:div w:id="904070312">
          <w:marLeft w:val="0"/>
          <w:marRight w:val="0"/>
          <w:marTop w:val="0"/>
          <w:marBottom w:val="0"/>
          <w:divBdr>
            <w:top w:val="none" w:sz="0" w:space="0" w:color="auto"/>
            <w:left w:val="none" w:sz="0" w:space="0" w:color="auto"/>
            <w:bottom w:val="none" w:sz="0" w:space="0" w:color="auto"/>
            <w:right w:val="none" w:sz="0" w:space="0" w:color="auto"/>
          </w:divBdr>
        </w:div>
        <w:div w:id="922953126">
          <w:marLeft w:val="0"/>
          <w:marRight w:val="0"/>
          <w:marTop w:val="0"/>
          <w:marBottom w:val="0"/>
          <w:divBdr>
            <w:top w:val="none" w:sz="0" w:space="0" w:color="auto"/>
            <w:left w:val="none" w:sz="0" w:space="0" w:color="auto"/>
            <w:bottom w:val="none" w:sz="0" w:space="0" w:color="auto"/>
            <w:right w:val="none" w:sz="0" w:space="0" w:color="auto"/>
          </w:divBdr>
        </w:div>
        <w:div w:id="938293940">
          <w:marLeft w:val="0"/>
          <w:marRight w:val="0"/>
          <w:marTop w:val="0"/>
          <w:marBottom w:val="0"/>
          <w:divBdr>
            <w:top w:val="none" w:sz="0" w:space="0" w:color="auto"/>
            <w:left w:val="none" w:sz="0" w:space="0" w:color="auto"/>
            <w:bottom w:val="none" w:sz="0" w:space="0" w:color="auto"/>
            <w:right w:val="none" w:sz="0" w:space="0" w:color="auto"/>
          </w:divBdr>
        </w:div>
        <w:div w:id="938945558">
          <w:marLeft w:val="0"/>
          <w:marRight w:val="0"/>
          <w:marTop w:val="0"/>
          <w:marBottom w:val="0"/>
          <w:divBdr>
            <w:top w:val="none" w:sz="0" w:space="0" w:color="auto"/>
            <w:left w:val="none" w:sz="0" w:space="0" w:color="auto"/>
            <w:bottom w:val="none" w:sz="0" w:space="0" w:color="auto"/>
            <w:right w:val="none" w:sz="0" w:space="0" w:color="auto"/>
          </w:divBdr>
        </w:div>
        <w:div w:id="950280540">
          <w:marLeft w:val="0"/>
          <w:marRight w:val="0"/>
          <w:marTop w:val="0"/>
          <w:marBottom w:val="0"/>
          <w:divBdr>
            <w:top w:val="none" w:sz="0" w:space="0" w:color="auto"/>
            <w:left w:val="none" w:sz="0" w:space="0" w:color="auto"/>
            <w:bottom w:val="none" w:sz="0" w:space="0" w:color="auto"/>
            <w:right w:val="none" w:sz="0" w:space="0" w:color="auto"/>
          </w:divBdr>
        </w:div>
        <w:div w:id="951282327">
          <w:marLeft w:val="0"/>
          <w:marRight w:val="0"/>
          <w:marTop w:val="0"/>
          <w:marBottom w:val="0"/>
          <w:divBdr>
            <w:top w:val="none" w:sz="0" w:space="0" w:color="auto"/>
            <w:left w:val="none" w:sz="0" w:space="0" w:color="auto"/>
            <w:bottom w:val="none" w:sz="0" w:space="0" w:color="auto"/>
            <w:right w:val="none" w:sz="0" w:space="0" w:color="auto"/>
          </w:divBdr>
        </w:div>
        <w:div w:id="975404458">
          <w:marLeft w:val="0"/>
          <w:marRight w:val="0"/>
          <w:marTop w:val="0"/>
          <w:marBottom w:val="0"/>
          <w:divBdr>
            <w:top w:val="none" w:sz="0" w:space="0" w:color="auto"/>
            <w:left w:val="none" w:sz="0" w:space="0" w:color="auto"/>
            <w:bottom w:val="none" w:sz="0" w:space="0" w:color="auto"/>
            <w:right w:val="none" w:sz="0" w:space="0" w:color="auto"/>
          </w:divBdr>
        </w:div>
        <w:div w:id="1003706910">
          <w:marLeft w:val="0"/>
          <w:marRight w:val="0"/>
          <w:marTop w:val="0"/>
          <w:marBottom w:val="0"/>
          <w:divBdr>
            <w:top w:val="none" w:sz="0" w:space="0" w:color="auto"/>
            <w:left w:val="none" w:sz="0" w:space="0" w:color="auto"/>
            <w:bottom w:val="none" w:sz="0" w:space="0" w:color="auto"/>
            <w:right w:val="none" w:sz="0" w:space="0" w:color="auto"/>
          </w:divBdr>
          <w:divsChild>
            <w:div w:id="798303736">
              <w:marLeft w:val="-75"/>
              <w:marRight w:val="0"/>
              <w:marTop w:val="30"/>
              <w:marBottom w:val="30"/>
              <w:divBdr>
                <w:top w:val="none" w:sz="0" w:space="0" w:color="auto"/>
                <w:left w:val="none" w:sz="0" w:space="0" w:color="auto"/>
                <w:bottom w:val="none" w:sz="0" w:space="0" w:color="auto"/>
                <w:right w:val="none" w:sz="0" w:space="0" w:color="auto"/>
              </w:divBdr>
              <w:divsChild>
                <w:div w:id="34813132">
                  <w:marLeft w:val="0"/>
                  <w:marRight w:val="0"/>
                  <w:marTop w:val="0"/>
                  <w:marBottom w:val="0"/>
                  <w:divBdr>
                    <w:top w:val="none" w:sz="0" w:space="0" w:color="auto"/>
                    <w:left w:val="none" w:sz="0" w:space="0" w:color="auto"/>
                    <w:bottom w:val="none" w:sz="0" w:space="0" w:color="auto"/>
                    <w:right w:val="none" w:sz="0" w:space="0" w:color="auto"/>
                  </w:divBdr>
                  <w:divsChild>
                    <w:div w:id="699088290">
                      <w:marLeft w:val="0"/>
                      <w:marRight w:val="0"/>
                      <w:marTop w:val="0"/>
                      <w:marBottom w:val="0"/>
                      <w:divBdr>
                        <w:top w:val="none" w:sz="0" w:space="0" w:color="auto"/>
                        <w:left w:val="none" w:sz="0" w:space="0" w:color="auto"/>
                        <w:bottom w:val="none" w:sz="0" w:space="0" w:color="auto"/>
                        <w:right w:val="none" w:sz="0" w:space="0" w:color="auto"/>
                      </w:divBdr>
                    </w:div>
                  </w:divsChild>
                </w:div>
                <w:div w:id="83307058">
                  <w:marLeft w:val="0"/>
                  <w:marRight w:val="0"/>
                  <w:marTop w:val="0"/>
                  <w:marBottom w:val="0"/>
                  <w:divBdr>
                    <w:top w:val="none" w:sz="0" w:space="0" w:color="auto"/>
                    <w:left w:val="none" w:sz="0" w:space="0" w:color="auto"/>
                    <w:bottom w:val="none" w:sz="0" w:space="0" w:color="auto"/>
                    <w:right w:val="none" w:sz="0" w:space="0" w:color="auto"/>
                  </w:divBdr>
                  <w:divsChild>
                    <w:div w:id="2076971540">
                      <w:marLeft w:val="0"/>
                      <w:marRight w:val="0"/>
                      <w:marTop w:val="0"/>
                      <w:marBottom w:val="0"/>
                      <w:divBdr>
                        <w:top w:val="none" w:sz="0" w:space="0" w:color="auto"/>
                        <w:left w:val="none" w:sz="0" w:space="0" w:color="auto"/>
                        <w:bottom w:val="none" w:sz="0" w:space="0" w:color="auto"/>
                        <w:right w:val="none" w:sz="0" w:space="0" w:color="auto"/>
                      </w:divBdr>
                    </w:div>
                  </w:divsChild>
                </w:div>
                <w:div w:id="134955873">
                  <w:marLeft w:val="0"/>
                  <w:marRight w:val="0"/>
                  <w:marTop w:val="0"/>
                  <w:marBottom w:val="0"/>
                  <w:divBdr>
                    <w:top w:val="none" w:sz="0" w:space="0" w:color="auto"/>
                    <w:left w:val="none" w:sz="0" w:space="0" w:color="auto"/>
                    <w:bottom w:val="none" w:sz="0" w:space="0" w:color="auto"/>
                    <w:right w:val="none" w:sz="0" w:space="0" w:color="auto"/>
                  </w:divBdr>
                  <w:divsChild>
                    <w:div w:id="165024596">
                      <w:marLeft w:val="0"/>
                      <w:marRight w:val="0"/>
                      <w:marTop w:val="0"/>
                      <w:marBottom w:val="0"/>
                      <w:divBdr>
                        <w:top w:val="none" w:sz="0" w:space="0" w:color="auto"/>
                        <w:left w:val="none" w:sz="0" w:space="0" w:color="auto"/>
                        <w:bottom w:val="none" w:sz="0" w:space="0" w:color="auto"/>
                        <w:right w:val="none" w:sz="0" w:space="0" w:color="auto"/>
                      </w:divBdr>
                    </w:div>
                  </w:divsChild>
                </w:div>
                <w:div w:id="158233568">
                  <w:marLeft w:val="0"/>
                  <w:marRight w:val="0"/>
                  <w:marTop w:val="0"/>
                  <w:marBottom w:val="0"/>
                  <w:divBdr>
                    <w:top w:val="none" w:sz="0" w:space="0" w:color="auto"/>
                    <w:left w:val="none" w:sz="0" w:space="0" w:color="auto"/>
                    <w:bottom w:val="none" w:sz="0" w:space="0" w:color="auto"/>
                    <w:right w:val="none" w:sz="0" w:space="0" w:color="auto"/>
                  </w:divBdr>
                  <w:divsChild>
                    <w:div w:id="548881480">
                      <w:marLeft w:val="0"/>
                      <w:marRight w:val="0"/>
                      <w:marTop w:val="0"/>
                      <w:marBottom w:val="0"/>
                      <w:divBdr>
                        <w:top w:val="none" w:sz="0" w:space="0" w:color="auto"/>
                        <w:left w:val="none" w:sz="0" w:space="0" w:color="auto"/>
                        <w:bottom w:val="none" w:sz="0" w:space="0" w:color="auto"/>
                        <w:right w:val="none" w:sz="0" w:space="0" w:color="auto"/>
                      </w:divBdr>
                    </w:div>
                  </w:divsChild>
                </w:div>
                <w:div w:id="252469586">
                  <w:marLeft w:val="0"/>
                  <w:marRight w:val="0"/>
                  <w:marTop w:val="0"/>
                  <w:marBottom w:val="0"/>
                  <w:divBdr>
                    <w:top w:val="none" w:sz="0" w:space="0" w:color="auto"/>
                    <w:left w:val="none" w:sz="0" w:space="0" w:color="auto"/>
                    <w:bottom w:val="none" w:sz="0" w:space="0" w:color="auto"/>
                    <w:right w:val="none" w:sz="0" w:space="0" w:color="auto"/>
                  </w:divBdr>
                  <w:divsChild>
                    <w:div w:id="281150742">
                      <w:marLeft w:val="0"/>
                      <w:marRight w:val="0"/>
                      <w:marTop w:val="0"/>
                      <w:marBottom w:val="0"/>
                      <w:divBdr>
                        <w:top w:val="none" w:sz="0" w:space="0" w:color="auto"/>
                        <w:left w:val="none" w:sz="0" w:space="0" w:color="auto"/>
                        <w:bottom w:val="none" w:sz="0" w:space="0" w:color="auto"/>
                        <w:right w:val="none" w:sz="0" w:space="0" w:color="auto"/>
                      </w:divBdr>
                    </w:div>
                    <w:div w:id="762409722">
                      <w:marLeft w:val="0"/>
                      <w:marRight w:val="0"/>
                      <w:marTop w:val="0"/>
                      <w:marBottom w:val="0"/>
                      <w:divBdr>
                        <w:top w:val="none" w:sz="0" w:space="0" w:color="auto"/>
                        <w:left w:val="none" w:sz="0" w:space="0" w:color="auto"/>
                        <w:bottom w:val="none" w:sz="0" w:space="0" w:color="auto"/>
                        <w:right w:val="none" w:sz="0" w:space="0" w:color="auto"/>
                      </w:divBdr>
                    </w:div>
                    <w:div w:id="774445421">
                      <w:marLeft w:val="0"/>
                      <w:marRight w:val="0"/>
                      <w:marTop w:val="0"/>
                      <w:marBottom w:val="0"/>
                      <w:divBdr>
                        <w:top w:val="none" w:sz="0" w:space="0" w:color="auto"/>
                        <w:left w:val="none" w:sz="0" w:space="0" w:color="auto"/>
                        <w:bottom w:val="none" w:sz="0" w:space="0" w:color="auto"/>
                        <w:right w:val="none" w:sz="0" w:space="0" w:color="auto"/>
                      </w:divBdr>
                    </w:div>
                    <w:div w:id="2011715907">
                      <w:marLeft w:val="0"/>
                      <w:marRight w:val="0"/>
                      <w:marTop w:val="0"/>
                      <w:marBottom w:val="0"/>
                      <w:divBdr>
                        <w:top w:val="none" w:sz="0" w:space="0" w:color="auto"/>
                        <w:left w:val="none" w:sz="0" w:space="0" w:color="auto"/>
                        <w:bottom w:val="none" w:sz="0" w:space="0" w:color="auto"/>
                        <w:right w:val="none" w:sz="0" w:space="0" w:color="auto"/>
                      </w:divBdr>
                    </w:div>
                  </w:divsChild>
                </w:div>
                <w:div w:id="256250266">
                  <w:marLeft w:val="0"/>
                  <w:marRight w:val="0"/>
                  <w:marTop w:val="0"/>
                  <w:marBottom w:val="0"/>
                  <w:divBdr>
                    <w:top w:val="none" w:sz="0" w:space="0" w:color="auto"/>
                    <w:left w:val="none" w:sz="0" w:space="0" w:color="auto"/>
                    <w:bottom w:val="none" w:sz="0" w:space="0" w:color="auto"/>
                    <w:right w:val="none" w:sz="0" w:space="0" w:color="auto"/>
                  </w:divBdr>
                  <w:divsChild>
                    <w:div w:id="935020549">
                      <w:marLeft w:val="0"/>
                      <w:marRight w:val="0"/>
                      <w:marTop w:val="0"/>
                      <w:marBottom w:val="0"/>
                      <w:divBdr>
                        <w:top w:val="none" w:sz="0" w:space="0" w:color="auto"/>
                        <w:left w:val="none" w:sz="0" w:space="0" w:color="auto"/>
                        <w:bottom w:val="none" w:sz="0" w:space="0" w:color="auto"/>
                        <w:right w:val="none" w:sz="0" w:space="0" w:color="auto"/>
                      </w:divBdr>
                    </w:div>
                  </w:divsChild>
                </w:div>
                <w:div w:id="391931615">
                  <w:marLeft w:val="0"/>
                  <w:marRight w:val="0"/>
                  <w:marTop w:val="0"/>
                  <w:marBottom w:val="0"/>
                  <w:divBdr>
                    <w:top w:val="none" w:sz="0" w:space="0" w:color="auto"/>
                    <w:left w:val="none" w:sz="0" w:space="0" w:color="auto"/>
                    <w:bottom w:val="none" w:sz="0" w:space="0" w:color="auto"/>
                    <w:right w:val="none" w:sz="0" w:space="0" w:color="auto"/>
                  </w:divBdr>
                  <w:divsChild>
                    <w:div w:id="132646910">
                      <w:marLeft w:val="0"/>
                      <w:marRight w:val="0"/>
                      <w:marTop w:val="0"/>
                      <w:marBottom w:val="0"/>
                      <w:divBdr>
                        <w:top w:val="none" w:sz="0" w:space="0" w:color="auto"/>
                        <w:left w:val="none" w:sz="0" w:space="0" w:color="auto"/>
                        <w:bottom w:val="none" w:sz="0" w:space="0" w:color="auto"/>
                        <w:right w:val="none" w:sz="0" w:space="0" w:color="auto"/>
                      </w:divBdr>
                    </w:div>
                    <w:div w:id="408236216">
                      <w:marLeft w:val="0"/>
                      <w:marRight w:val="0"/>
                      <w:marTop w:val="0"/>
                      <w:marBottom w:val="0"/>
                      <w:divBdr>
                        <w:top w:val="none" w:sz="0" w:space="0" w:color="auto"/>
                        <w:left w:val="none" w:sz="0" w:space="0" w:color="auto"/>
                        <w:bottom w:val="none" w:sz="0" w:space="0" w:color="auto"/>
                        <w:right w:val="none" w:sz="0" w:space="0" w:color="auto"/>
                      </w:divBdr>
                    </w:div>
                    <w:div w:id="1018696252">
                      <w:marLeft w:val="0"/>
                      <w:marRight w:val="0"/>
                      <w:marTop w:val="0"/>
                      <w:marBottom w:val="0"/>
                      <w:divBdr>
                        <w:top w:val="none" w:sz="0" w:space="0" w:color="auto"/>
                        <w:left w:val="none" w:sz="0" w:space="0" w:color="auto"/>
                        <w:bottom w:val="none" w:sz="0" w:space="0" w:color="auto"/>
                        <w:right w:val="none" w:sz="0" w:space="0" w:color="auto"/>
                      </w:divBdr>
                    </w:div>
                    <w:div w:id="1733891989">
                      <w:marLeft w:val="0"/>
                      <w:marRight w:val="0"/>
                      <w:marTop w:val="0"/>
                      <w:marBottom w:val="0"/>
                      <w:divBdr>
                        <w:top w:val="none" w:sz="0" w:space="0" w:color="auto"/>
                        <w:left w:val="none" w:sz="0" w:space="0" w:color="auto"/>
                        <w:bottom w:val="none" w:sz="0" w:space="0" w:color="auto"/>
                        <w:right w:val="none" w:sz="0" w:space="0" w:color="auto"/>
                      </w:divBdr>
                    </w:div>
                    <w:div w:id="2031299860">
                      <w:marLeft w:val="0"/>
                      <w:marRight w:val="0"/>
                      <w:marTop w:val="0"/>
                      <w:marBottom w:val="0"/>
                      <w:divBdr>
                        <w:top w:val="none" w:sz="0" w:space="0" w:color="auto"/>
                        <w:left w:val="none" w:sz="0" w:space="0" w:color="auto"/>
                        <w:bottom w:val="none" w:sz="0" w:space="0" w:color="auto"/>
                        <w:right w:val="none" w:sz="0" w:space="0" w:color="auto"/>
                      </w:divBdr>
                    </w:div>
                  </w:divsChild>
                </w:div>
                <w:div w:id="483358426">
                  <w:marLeft w:val="0"/>
                  <w:marRight w:val="0"/>
                  <w:marTop w:val="0"/>
                  <w:marBottom w:val="0"/>
                  <w:divBdr>
                    <w:top w:val="none" w:sz="0" w:space="0" w:color="auto"/>
                    <w:left w:val="none" w:sz="0" w:space="0" w:color="auto"/>
                    <w:bottom w:val="none" w:sz="0" w:space="0" w:color="auto"/>
                    <w:right w:val="none" w:sz="0" w:space="0" w:color="auto"/>
                  </w:divBdr>
                  <w:divsChild>
                    <w:div w:id="1595043358">
                      <w:marLeft w:val="0"/>
                      <w:marRight w:val="0"/>
                      <w:marTop w:val="0"/>
                      <w:marBottom w:val="0"/>
                      <w:divBdr>
                        <w:top w:val="none" w:sz="0" w:space="0" w:color="auto"/>
                        <w:left w:val="none" w:sz="0" w:space="0" w:color="auto"/>
                        <w:bottom w:val="none" w:sz="0" w:space="0" w:color="auto"/>
                        <w:right w:val="none" w:sz="0" w:space="0" w:color="auto"/>
                      </w:divBdr>
                    </w:div>
                  </w:divsChild>
                </w:div>
                <w:div w:id="513691198">
                  <w:marLeft w:val="0"/>
                  <w:marRight w:val="0"/>
                  <w:marTop w:val="0"/>
                  <w:marBottom w:val="0"/>
                  <w:divBdr>
                    <w:top w:val="none" w:sz="0" w:space="0" w:color="auto"/>
                    <w:left w:val="none" w:sz="0" w:space="0" w:color="auto"/>
                    <w:bottom w:val="none" w:sz="0" w:space="0" w:color="auto"/>
                    <w:right w:val="none" w:sz="0" w:space="0" w:color="auto"/>
                  </w:divBdr>
                  <w:divsChild>
                    <w:div w:id="990981544">
                      <w:marLeft w:val="0"/>
                      <w:marRight w:val="0"/>
                      <w:marTop w:val="0"/>
                      <w:marBottom w:val="0"/>
                      <w:divBdr>
                        <w:top w:val="none" w:sz="0" w:space="0" w:color="auto"/>
                        <w:left w:val="none" w:sz="0" w:space="0" w:color="auto"/>
                        <w:bottom w:val="none" w:sz="0" w:space="0" w:color="auto"/>
                        <w:right w:val="none" w:sz="0" w:space="0" w:color="auto"/>
                      </w:divBdr>
                    </w:div>
                  </w:divsChild>
                </w:div>
                <w:div w:id="516967551">
                  <w:marLeft w:val="0"/>
                  <w:marRight w:val="0"/>
                  <w:marTop w:val="0"/>
                  <w:marBottom w:val="0"/>
                  <w:divBdr>
                    <w:top w:val="none" w:sz="0" w:space="0" w:color="auto"/>
                    <w:left w:val="none" w:sz="0" w:space="0" w:color="auto"/>
                    <w:bottom w:val="none" w:sz="0" w:space="0" w:color="auto"/>
                    <w:right w:val="none" w:sz="0" w:space="0" w:color="auto"/>
                  </w:divBdr>
                  <w:divsChild>
                    <w:div w:id="1375151611">
                      <w:marLeft w:val="0"/>
                      <w:marRight w:val="0"/>
                      <w:marTop w:val="0"/>
                      <w:marBottom w:val="0"/>
                      <w:divBdr>
                        <w:top w:val="none" w:sz="0" w:space="0" w:color="auto"/>
                        <w:left w:val="none" w:sz="0" w:space="0" w:color="auto"/>
                        <w:bottom w:val="none" w:sz="0" w:space="0" w:color="auto"/>
                        <w:right w:val="none" w:sz="0" w:space="0" w:color="auto"/>
                      </w:divBdr>
                    </w:div>
                  </w:divsChild>
                </w:div>
                <w:div w:id="592082770">
                  <w:marLeft w:val="0"/>
                  <w:marRight w:val="0"/>
                  <w:marTop w:val="0"/>
                  <w:marBottom w:val="0"/>
                  <w:divBdr>
                    <w:top w:val="none" w:sz="0" w:space="0" w:color="auto"/>
                    <w:left w:val="none" w:sz="0" w:space="0" w:color="auto"/>
                    <w:bottom w:val="none" w:sz="0" w:space="0" w:color="auto"/>
                    <w:right w:val="none" w:sz="0" w:space="0" w:color="auto"/>
                  </w:divBdr>
                  <w:divsChild>
                    <w:div w:id="1206865252">
                      <w:marLeft w:val="0"/>
                      <w:marRight w:val="0"/>
                      <w:marTop w:val="0"/>
                      <w:marBottom w:val="0"/>
                      <w:divBdr>
                        <w:top w:val="none" w:sz="0" w:space="0" w:color="auto"/>
                        <w:left w:val="none" w:sz="0" w:space="0" w:color="auto"/>
                        <w:bottom w:val="none" w:sz="0" w:space="0" w:color="auto"/>
                        <w:right w:val="none" w:sz="0" w:space="0" w:color="auto"/>
                      </w:divBdr>
                    </w:div>
                  </w:divsChild>
                </w:div>
                <w:div w:id="594095327">
                  <w:marLeft w:val="0"/>
                  <w:marRight w:val="0"/>
                  <w:marTop w:val="0"/>
                  <w:marBottom w:val="0"/>
                  <w:divBdr>
                    <w:top w:val="none" w:sz="0" w:space="0" w:color="auto"/>
                    <w:left w:val="none" w:sz="0" w:space="0" w:color="auto"/>
                    <w:bottom w:val="none" w:sz="0" w:space="0" w:color="auto"/>
                    <w:right w:val="none" w:sz="0" w:space="0" w:color="auto"/>
                  </w:divBdr>
                  <w:divsChild>
                    <w:div w:id="1030450691">
                      <w:marLeft w:val="0"/>
                      <w:marRight w:val="0"/>
                      <w:marTop w:val="0"/>
                      <w:marBottom w:val="0"/>
                      <w:divBdr>
                        <w:top w:val="none" w:sz="0" w:space="0" w:color="auto"/>
                        <w:left w:val="none" w:sz="0" w:space="0" w:color="auto"/>
                        <w:bottom w:val="none" w:sz="0" w:space="0" w:color="auto"/>
                        <w:right w:val="none" w:sz="0" w:space="0" w:color="auto"/>
                      </w:divBdr>
                    </w:div>
                    <w:div w:id="1033001505">
                      <w:marLeft w:val="0"/>
                      <w:marRight w:val="0"/>
                      <w:marTop w:val="0"/>
                      <w:marBottom w:val="0"/>
                      <w:divBdr>
                        <w:top w:val="none" w:sz="0" w:space="0" w:color="auto"/>
                        <w:left w:val="none" w:sz="0" w:space="0" w:color="auto"/>
                        <w:bottom w:val="none" w:sz="0" w:space="0" w:color="auto"/>
                        <w:right w:val="none" w:sz="0" w:space="0" w:color="auto"/>
                      </w:divBdr>
                    </w:div>
                    <w:div w:id="1190336209">
                      <w:marLeft w:val="0"/>
                      <w:marRight w:val="0"/>
                      <w:marTop w:val="0"/>
                      <w:marBottom w:val="0"/>
                      <w:divBdr>
                        <w:top w:val="none" w:sz="0" w:space="0" w:color="auto"/>
                        <w:left w:val="none" w:sz="0" w:space="0" w:color="auto"/>
                        <w:bottom w:val="none" w:sz="0" w:space="0" w:color="auto"/>
                        <w:right w:val="none" w:sz="0" w:space="0" w:color="auto"/>
                      </w:divBdr>
                    </w:div>
                    <w:div w:id="1303777132">
                      <w:marLeft w:val="0"/>
                      <w:marRight w:val="0"/>
                      <w:marTop w:val="0"/>
                      <w:marBottom w:val="0"/>
                      <w:divBdr>
                        <w:top w:val="none" w:sz="0" w:space="0" w:color="auto"/>
                        <w:left w:val="none" w:sz="0" w:space="0" w:color="auto"/>
                        <w:bottom w:val="none" w:sz="0" w:space="0" w:color="auto"/>
                        <w:right w:val="none" w:sz="0" w:space="0" w:color="auto"/>
                      </w:divBdr>
                    </w:div>
                    <w:div w:id="1346859324">
                      <w:marLeft w:val="0"/>
                      <w:marRight w:val="0"/>
                      <w:marTop w:val="0"/>
                      <w:marBottom w:val="0"/>
                      <w:divBdr>
                        <w:top w:val="none" w:sz="0" w:space="0" w:color="auto"/>
                        <w:left w:val="none" w:sz="0" w:space="0" w:color="auto"/>
                        <w:bottom w:val="none" w:sz="0" w:space="0" w:color="auto"/>
                        <w:right w:val="none" w:sz="0" w:space="0" w:color="auto"/>
                      </w:divBdr>
                    </w:div>
                  </w:divsChild>
                </w:div>
                <w:div w:id="611399126">
                  <w:marLeft w:val="0"/>
                  <w:marRight w:val="0"/>
                  <w:marTop w:val="0"/>
                  <w:marBottom w:val="0"/>
                  <w:divBdr>
                    <w:top w:val="none" w:sz="0" w:space="0" w:color="auto"/>
                    <w:left w:val="none" w:sz="0" w:space="0" w:color="auto"/>
                    <w:bottom w:val="none" w:sz="0" w:space="0" w:color="auto"/>
                    <w:right w:val="none" w:sz="0" w:space="0" w:color="auto"/>
                  </w:divBdr>
                  <w:divsChild>
                    <w:div w:id="1870219293">
                      <w:marLeft w:val="0"/>
                      <w:marRight w:val="0"/>
                      <w:marTop w:val="0"/>
                      <w:marBottom w:val="0"/>
                      <w:divBdr>
                        <w:top w:val="none" w:sz="0" w:space="0" w:color="auto"/>
                        <w:left w:val="none" w:sz="0" w:space="0" w:color="auto"/>
                        <w:bottom w:val="none" w:sz="0" w:space="0" w:color="auto"/>
                        <w:right w:val="none" w:sz="0" w:space="0" w:color="auto"/>
                      </w:divBdr>
                    </w:div>
                  </w:divsChild>
                </w:div>
                <w:div w:id="641421939">
                  <w:marLeft w:val="0"/>
                  <w:marRight w:val="0"/>
                  <w:marTop w:val="0"/>
                  <w:marBottom w:val="0"/>
                  <w:divBdr>
                    <w:top w:val="none" w:sz="0" w:space="0" w:color="auto"/>
                    <w:left w:val="none" w:sz="0" w:space="0" w:color="auto"/>
                    <w:bottom w:val="none" w:sz="0" w:space="0" w:color="auto"/>
                    <w:right w:val="none" w:sz="0" w:space="0" w:color="auto"/>
                  </w:divBdr>
                  <w:divsChild>
                    <w:div w:id="1071348819">
                      <w:marLeft w:val="0"/>
                      <w:marRight w:val="0"/>
                      <w:marTop w:val="0"/>
                      <w:marBottom w:val="0"/>
                      <w:divBdr>
                        <w:top w:val="none" w:sz="0" w:space="0" w:color="auto"/>
                        <w:left w:val="none" w:sz="0" w:space="0" w:color="auto"/>
                        <w:bottom w:val="none" w:sz="0" w:space="0" w:color="auto"/>
                        <w:right w:val="none" w:sz="0" w:space="0" w:color="auto"/>
                      </w:divBdr>
                    </w:div>
                  </w:divsChild>
                </w:div>
                <w:div w:id="707995829">
                  <w:marLeft w:val="0"/>
                  <w:marRight w:val="0"/>
                  <w:marTop w:val="0"/>
                  <w:marBottom w:val="0"/>
                  <w:divBdr>
                    <w:top w:val="none" w:sz="0" w:space="0" w:color="auto"/>
                    <w:left w:val="none" w:sz="0" w:space="0" w:color="auto"/>
                    <w:bottom w:val="none" w:sz="0" w:space="0" w:color="auto"/>
                    <w:right w:val="none" w:sz="0" w:space="0" w:color="auto"/>
                  </w:divBdr>
                  <w:divsChild>
                    <w:div w:id="162012089">
                      <w:marLeft w:val="0"/>
                      <w:marRight w:val="0"/>
                      <w:marTop w:val="0"/>
                      <w:marBottom w:val="0"/>
                      <w:divBdr>
                        <w:top w:val="none" w:sz="0" w:space="0" w:color="auto"/>
                        <w:left w:val="none" w:sz="0" w:space="0" w:color="auto"/>
                        <w:bottom w:val="none" w:sz="0" w:space="0" w:color="auto"/>
                        <w:right w:val="none" w:sz="0" w:space="0" w:color="auto"/>
                      </w:divBdr>
                    </w:div>
                  </w:divsChild>
                </w:div>
                <w:div w:id="722145331">
                  <w:marLeft w:val="0"/>
                  <w:marRight w:val="0"/>
                  <w:marTop w:val="0"/>
                  <w:marBottom w:val="0"/>
                  <w:divBdr>
                    <w:top w:val="none" w:sz="0" w:space="0" w:color="auto"/>
                    <w:left w:val="none" w:sz="0" w:space="0" w:color="auto"/>
                    <w:bottom w:val="none" w:sz="0" w:space="0" w:color="auto"/>
                    <w:right w:val="none" w:sz="0" w:space="0" w:color="auto"/>
                  </w:divBdr>
                  <w:divsChild>
                    <w:div w:id="707099528">
                      <w:marLeft w:val="0"/>
                      <w:marRight w:val="0"/>
                      <w:marTop w:val="0"/>
                      <w:marBottom w:val="0"/>
                      <w:divBdr>
                        <w:top w:val="none" w:sz="0" w:space="0" w:color="auto"/>
                        <w:left w:val="none" w:sz="0" w:space="0" w:color="auto"/>
                        <w:bottom w:val="none" w:sz="0" w:space="0" w:color="auto"/>
                        <w:right w:val="none" w:sz="0" w:space="0" w:color="auto"/>
                      </w:divBdr>
                    </w:div>
                  </w:divsChild>
                </w:div>
                <w:div w:id="817114503">
                  <w:marLeft w:val="0"/>
                  <w:marRight w:val="0"/>
                  <w:marTop w:val="0"/>
                  <w:marBottom w:val="0"/>
                  <w:divBdr>
                    <w:top w:val="none" w:sz="0" w:space="0" w:color="auto"/>
                    <w:left w:val="none" w:sz="0" w:space="0" w:color="auto"/>
                    <w:bottom w:val="none" w:sz="0" w:space="0" w:color="auto"/>
                    <w:right w:val="none" w:sz="0" w:space="0" w:color="auto"/>
                  </w:divBdr>
                  <w:divsChild>
                    <w:div w:id="889347240">
                      <w:marLeft w:val="0"/>
                      <w:marRight w:val="0"/>
                      <w:marTop w:val="0"/>
                      <w:marBottom w:val="0"/>
                      <w:divBdr>
                        <w:top w:val="none" w:sz="0" w:space="0" w:color="auto"/>
                        <w:left w:val="none" w:sz="0" w:space="0" w:color="auto"/>
                        <w:bottom w:val="none" w:sz="0" w:space="0" w:color="auto"/>
                        <w:right w:val="none" w:sz="0" w:space="0" w:color="auto"/>
                      </w:divBdr>
                    </w:div>
                  </w:divsChild>
                </w:div>
                <w:div w:id="912811780">
                  <w:marLeft w:val="0"/>
                  <w:marRight w:val="0"/>
                  <w:marTop w:val="0"/>
                  <w:marBottom w:val="0"/>
                  <w:divBdr>
                    <w:top w:val="none" w:sz="0" w:space="0" w:color="auto"/>
                    <w:left w:val="none" w:sz="0" w:space="0" w:color="auto"/>
                    <w:bottom w:val="none" w:sz="0" w:space="0" w:color="auto"/>
                    <w:right w:val="none" w:sz="0" w:space="0" w:color="auto"/>
                  </w:divBdr>
                  <w:divsChild>
                    <w:div w:id="37556467">
                      <w:marLeft w:val="0"/>
                      <w:marRight w:val="0"/>
                      <w:marTop w:val="0"/>
                      <w:marBottom w:val="0"/>
                      <w:divBdr>
                        <w:top w:val="none" w:sz="0" w:space="0" w:color="auto"/>
                        <w:left w:val="none" w:sz="0" w:space="0" w:color="auto"/>
                        <w:bottom w:val="none" w:sz="0" w:space="0" w:color="auto"/>
                        <w:right w:val="none" w:sz="0" w:space="0" w:color="auto"/>
                      </w:divBdr>
                    </w:div>
                  </w:divsChild>
                </w:div>
                <w:div w:id="1052579557">
                  <w:marLeft w:val="0"/>
                  <w:marRight w:val="0"/>
                  <w:marTop w:val="0"/>
                  <w:marBottom w:val="0"/>
                  <w:divBdr>
                    <w:top w:val="none" w:sz="0" w:space="0" w:color="auto"/>
                    <w:left w:val="none" w:sz="0" w:space="0" w:color="auto"/>
                    <w:bottom w:val="none" w:sz="0" w:space="0" w:color="auto"/>
                    <w:right w:val="none" w:sz="0" w:space="0" w:color="auto"/>
                  </w:divBdr>
                  <w:divsChild>
                    <w:div w:id="501044298">
                      <w:marLeft w:val="0"/>
                      <w:marRight w:val="0"/>
                      <w:marTop w:val="0"/>
                      <w:marBottom w:val="0"/>
                      <w:divBdr>
                        <w:top w:val="none" w:sz="0" w:space="0" w:color="auto"/>
                        <w:left w:val="none" w:sz="0" w:space="0" w:color="auto"/>
                        <w:bottom w:val="none" w:sz="0" w:space="0" w:color="auto"/>
                        <w:right w:val="none" w:sz="0" w:space="0" w:color="auto"/>
                      </w:divBdr>
                    </w:div>
                  </w:divsChild>
                </w:div>
                <w:div w:id="1310011863">
                  <w:marLeft w:val="0"/>
                  <w:marRight w:val="0"/>
                  <w:marTop w:val="0"/>
                  <w:marBottom w:val="0"/>
                  <w:divBdr>
                    <w:top w:val="none" w:sz="0" w:space="0" w:color="auto"/>
                    <w:left w:val="none" w:sz="0" w:space="0" w:color="auto"/>
                    <w:bottom w:val="none" w:sz="0" w:space="0" w:color="auto"/>
                    <w:right w:val="none" w:sz="0" w:space="0" w:color="auto"/>
                  </w:divBdr>
                  <w:divsChild>
                    <w:div w:id="2021739434">
                      <w:marLeft w:val="0"/>
                      <w:marRight w:val="0"/>
                      <w:marTop w:val="0"/>
                      <w:marBottom w:val="0"/>
                      <w:divBdr>
                        <w:top w:val="none" w:sz="0" w:space="0" w:color="auto"/>
                        <w:left w:val="none" w:sz="0" w:space="0" w:color="auto"/>
                        <w:bottom w:val="none" w:sz="0" w:space="0" w:color="auto"/>
                        <w:right w:val="none" w:sz="0" w:space="0" w:color="auto"/>
                      </w:divBdr>
                    </w:div>
                  </w:divsChild>
                </w:div>
                <w:div w:id="1346832499">
                  <w:marLeft w:val="0"/>
                  <w:marRight w:val="0"/>
                  <w:marTop w:val="0"/>
                  <w:marBottom w:val="0"/>
                  <w:divBdr>
                    <w:top w:val="none" w:sz="0" w:space="0" w:color="auto"/>
                    <w:left w:val="none" w:sz="0" w:space="0" w:color="auto"/>
                    <w:bottom w:val="none" w:sz="0" w:space="0" w:color="auto"/>
                    <w:right w:val="none" w:sz="0" w:space="0" w:color="auto"/>
                  </w:divBdr>
                  <w:divsChild>
                    <w:div w:id="617684492">
                      <w:marLeft w:val="0"/>
                      <w:marRight w:val="0"/>
                      <w:marTop w:val="0"/>
                      <w:marBottom w:val="0"/>
                      <w:divBdr>
                        <w:top w:val="none" w:sz="0" w:space="0" w:color="auto"/>
                        <w:left w:val="none" w:sz="0" w:space="0" w:color="auto"/>
                        <w:bottom w:val="none" w:sz="0" w:space="0" w:color="auto"/>
                        <w:right w:val="none" w:sz="0" w:space="0" w:color="auto"/>
                      </w:divBdr>
                    </w:div>
                  </w:divsChild>
                </w:div>
                <w:div w:id="1366057887">
                  <w:marLeft w:val="0"/>
                  <w:marRight w:val="0"/>
                  <w:marTop w:val="0"/>
                  <w:marBottom w:val="0"/>
                  <w:divBdr>
                    <w:top w:val="none" w:sz="0" w:space="0" w:color="auto"/>
                    <w:left w:val="none" w:sz="0" w:space="0" w:color="auto"/>
                    <w:bottom w:val="none" w:sz="0" w:space="0" w:color="auto"/>
                    <w:right w:val="none" w:sz="0" w:space="0" w:color="auto"/>
                  </w:divBdr>
                  <w:divsChild>
                    <w:div w:id="153421440">
                      <w:marLeft w:val="0"/>
                      <w:marRight w:val="0"/>
                      <w:marTop w:val="0"/>
                      <w:marBottom w:val="0"/>
                      <w:divBdr>
                        <w:top w:val="none" w:sz="0" w:space="0" w:color="auto"/>
                        <w:left w:val="none" w:sz="0" w:space="0" w:color="auto"/>
                        <w:bottom w:val="none" w:sz="0" w:space="0" w:color="auto"/>
                        <w:right w:val="none" w:sz="0" w:space="0" w:color="auto"/>
                      </w:divBdr>
                    </w:div>
                    <w:div w:id="513299267">
                      <w:marLeft w:val="0"/>
                      <w:marRight w:val="0"/>
                      <w:marTop w:val="0"/>
                      <w:marBottom w:val="0"/>
                      <w:divBdr>
                        <w:top w:val="none" w:sz="0" w:space="0" w:color="auto"/>
                        <w:left w:val="none" w:sz="0" w:space="0" w:color="auto"/>
                        <w:bottom w:val="none" w:sz="0" w:space="0" w:color="auto"/>
                        <w:right w:val="none" w:sz="0" w:space="0" w:color="auto"/>
                      </w:divBdr>
                    </w:div>
                    <w:div w:id="1226063469">
                      <w:marLeft w:val="0"/>
                      <w:marRight w:val="0"/>
                      <w:marTop w:val="0"/>
                      <w:marBottom w:val="0"/>
                      <w:divBdr>
                        <w:top w:val="none" w:sz="0" w:space="0" w:color="auto"/>
                        <w:left w:val="none" w:sz="0" w:space="0" w:color="auto"/>
                        <w:bottom w:val="none" w:sz="0" w:space="0" w:color="auto"/>
                        <w:right w:val="none" w:sz="0" w:space="0" w:color="auto"/>
                      </w:divBdr>
                    </w:div>
                    <w:div w:id="1481189751">
                      <w:marLeft w:val="0"/>
                      <w:marRight w:val="0"/>
                      <w:marTop w:val="0"/>
                      <w:marBottom w:val="0"/>
                      <w:divBdr>
                        <w:top w:val="none" w:sz="0" w:space="0" w:color="auto"/>
                        <w:left w:val="none" w:sz="0" w:space="0" w:color="auto"/>
                        <w:bottom w:val="none" w:sz="0" w:space="0" w:color="auto"/>
                        <w:right w:val="none" w:sz="0" w:space="0" w:color="auto"/>
                      </w:divBdr>
                    </w:div>
                  </w:divsChild>
                </w:div>
                <w:div w:id="1553274292">
                  <w:marLeft w:val="0"/>
                  <w:marRight w:val="0"/>
                  <w:marTop w:val="0"/>
                  <w:marBottom w:val="0"/>
                  <w:divBdr>
                    <w:top w:val="none" w:sz="0" w:space="0" w:color="auto"/>
                    <w:left w:val="none" w:sz="0" w:space="0" w:color="auto"/>
                    <w:bottom w:val="none" w:sz="0" w:space="0" w:color="auto"/>
                    <w:right w:val="none" w:sz="0" w:space="0" w:color="auto"/>
                  </w:divBdr>
                  <w:divsChild>
                    <w:div w:id="548961661">
                      <w:marLeft w:val="0"/>
                      <w:marRight w:val="0"/>
                      <w:marTop w:val="0"/>
                      <w:marBottom w:val="0"/>
                      <w:divBdr>
                        <w:top w:val="none" w:sz="0" w:space="0" w:color="auto"/>
                        <w:left w:val="none" w:sz="0" w:space="0" w:color="auto"/>
                        <w:bottom w:val="none" w:sz="0" w:space="0" w:color="auto"/>
                        <w:right w:val="none" w:sz="0" w:space="0" w:color="auto"/>
                      </w:divBdr>
                    </w:div>
                  </w:divsChild>
                </w:div>
                <w:div w:id="1576813865">
                  <w:marLeft w:val="0"/>
                  <w:marRight w:val="0"/>
                  <w:marTop w:val="0"/>
                  <w:marBottom w:val="0"/>
                  <w:divBdr>
                    <w:top w:val="none" w:sz="0" w:space="0" w:color="auto"/>
                    <w:left w:val="none" w:sz="0" w:space="0" w:color="auto"/>
                    <w:bottom w:val="none" w:sz="0" w:space="0" w:color="auto"/>
                    <w:right w:val="none" w:sz="0" w:space="0" w:color="auto"/>
                  </w:divBdr>
                  <w:divsChild>
                    <w:div w:id="1142843215">
                      <w:marLeft w:val="0"/>
                      <w:marRight w:val="0"/>
                      <w:marTop w:val="0"/>
                      <w:marBottom w:val="0"/>
                      <w:divBdr>
                        <w:top w:val="none" w:sz="0" w:space="0" w:color="auto"/>
                        <w:left w:val="none" w:sz="0" w:space="0" w:color="auto"/>
                        <w:bottom w:val="none" w:sz="0" w:space="0" w:color="auto"/>
                        <w:right w:val="none" w:sz="0" w:space="0" w:color="auto"/>
                      </w:divBdr>
                    </w:div>
                  </w:divsChild>
                </w:div>
                <w:div w:id="1603802921">
                  <w:marLeft w:val="0"/>
                  <w:marRight w:val="0"/>
                  <w:marTop w:val="0"/>
                  <w:marBottom w:val="0"/>
                  <w:divBdr>
                    <w:top w:val="none" w:sz="0" w:space="0" w:color="auto"/>
                    <w:left w:val="none" w:sz="0" w:space="0" w:color="auto"/>
                    <w:bottom w:val="none" w:sz="0" w:space="0" w:color="auto"/>
                    <w:right w:val="none" w:sz="0" w:space="0" w:color="auto"/>
                  </w:divBdr>
                  <w:divsChild>
                    <w:div w:id="166136480">
                      <w:marLeft w:val="0"/>
                      <w:marRight w:val="0"/>
                      <w:marTop w:val="0"/>
                      <w:marBottom w:val="0"/>
                      <w:divBdr>
                        <w:top w:val="none" w:sz="0" w:space="0" w:color="auto"/>
                        <w:left w:val="none" w:sz="0" w:space="0" w:color="auto"/>
                        <w:bottom w:val="none" w:sz="0" w:space="0" w:color="auto"/>
                        <w:right w:val="none" w:sz="0" w:space="0" w:color="auto"/>
                      </w:divBdr>
                    </w:div>
                    <w:div w:id="226844538">
                      <w:marLeft w:val="0"/>
                      <w:marRight w:val="0"/>
                      <w:marTop w:val="0"/>
                      <w:marBottom w:val="0"/>
                      <w:divBdr>
                        <w:top w:val="none" w:sz="0" w:space="0" w:color="auto"/>
                        <w:left w:val="none" w:sz="0" w:space="0" w:color="auto"/>
                        <w:bottom w:val="none" w:sz="0" w:space="0" w:color="auto"/>
                        <w:right w:val="none" w:sz="0" w:space="0" w:color="auto"/>
                      </w:divBdr>
                    </w:div>
                    <w:div w:id="570307945">
                      <w:marLeft w:val="0"/>
                      <w:marRight w:val="0"/>
                      <w:marTop w:val="0"/>
                      <w:marBottom w:val="0"/>
                      <w:divBdr>
                        <w:top w:val="none" w:sz="0" w:space="0" w:color="auto"/>
                        <w:left w:val="none" w:sz="0" w:space="0" w:color="auto"/>
                        <w:bottom w:val="none" w:sz="0" w:space="0" w:color="auto"/>
                        <w:right w:val="none" w:sz="0" w:space="0" w:color="auto"/>
                      </w:divBdr>
                    </w:div>
                    <w:div w:id="819467703">
                      <w:marLeft w:val="0"/>
                      <w:marRight w:val="0"/>
                      <w:marTop w:val="0"/>
                      <w:marBottom w:val="0"/>
                      <w:divBdr>
                        <w:top w:val="none" w:sz="0" w:space="0" w:color="auto"/>
                        <w:left w:val="none" w:sz="0" w:space="0" w:color="auto"/>
                        <w:bottom w:val="none" w:sz="0" w:space="0" w:color="auto"/>
                        <w:right w:val="none" w:sz="0" w:space="0" w:color="auto"/>
                      </w:divBdr>
                    </w:div>
                  </w:divsChild>
                </w:div>
                <w:div w:id="1779638570">
                  <w:marLeft w:val="0"/>
                  <w:marRight w:val="0"/>
                  <w:marTop w:val="0"/>
                  <w:marBottom w:val="0"/>
                  <w:divBdr>
                    <w:top w:val="none" w:sz="0" w:space="0" w:color="auto"/>
                    <w:left w:val="none" w:sz="0" w:space="0" w:color="auto"/>
                    <w:bottom w:val="none" w:sz="0" w:space="0" w:color="auto"/>
                    <w:right w:val="none" w:sz="0" w:space="0" w:color="auto"/>
                  </w:divBdr>
                  <w:divsChild>
                    <w:div w:id="725421700">
                      <w:marLeft w:val="0"/>
                      <w:marRight w:val="0"/>
                      <w:marTop w:val="0"/>
                      <w:marBottom w:val="0"/>
                      <w:divBdr>
                        <w:top w:val="none" w:sz="0" w:space="0" w:color="auto"/>
                        <w:left w:val="none" w:sz="0" w:space="0" w:color="auto"/>
                        <w:bottom w:val="none" w:sz="0" w:space="0" w:color="auto"/>
                        <w:right w:val="none" w:sz="0" w:space="0" w:color="auto"/>
                      </w:divBdr>
                    </w:div>
                  </w:divsChild>
                </w:div>
                <w:div w:id="1810123862">
                  <w:marLeft w:val="0"/>
                  <w:marRight w:val="0"/>
                  <w:marTop w:val="0"/>
                  <w:marBottom w:val="0"/>
                  <w:divBdr>
                    <w:top w:val="none" w:sz="0" w:space="0" w:color="auto"/>
                    <w:left w:val="none" w:sz="0" w:space="0" w:color="auto"/>
                    <w:bottom w:val="none" w:sz="0" w:space="0" w:color="auto"/>
                    <w:right w:val="none" w:sz="0" w:space="0" w:color="auto"/>
                  </w:divBdr>
                  <w:divsChild>
                    <w:div w:id="1657688236">
                      <w:marLeft w:val="0"/>
                      <w:marRight w:val="0"/>
                      <w:marTop w:val="0"/>
                      <w:marBottom w:val="0"/>
                      <w:divBdr>
                        <w:top w:val="none" w:sz="0" w:space="0" w:color="auto"/>
                        <w:left w:val="none" w:sz="0" w:space="0" w:color="auto"/>
                        <w:bottom w:val="none" w:sz="0" w:space="0" w:color="auto"/>
                        <w:right w:val="none" w:sz="0" w:space="0" w:color="auto"/>
                      </w:divBdr>
                    </w:div>
                  </w:divsChild>
                </w:div>
                <w:div w:id="1981811587">
                  <w:marLeft w:val="0"/>
                  <w:marRight w:val="0"/>
                  <w:marTop w:val="0"/>
                  <w:marBottom w:val="0"/>
                  <w:divBdr>
                    <w:top w:val="none" w:sz="0" w:space="0" w:color="auto"/>
                    <w:left w:val="none" w:sz="0" w:space="0" w:color="auto"/>
                    <w:bottom w:val="none" w:sz="0" w:space="0" w:color="auto"/>
                    <w:right w:val="none" w:sz="0" w:space="0" w:color="auto"/>
                  </w:divBdr>
                  <w:divsChild>
                    <w:div w:id="904921465">
                      <w:marLeft w:val="0"/>
                      <w:marRight w:val="0"/>
                      <w:marTop w:val="0"/>
                      <w:marBottom w:val="0"/>
                      <w:divBdr>
                        <w:top w:val="none" w:sz="0" w:space="0" w:color="auto"/>
                        <w:left w:val="none" w:sz="0" w:space="0" w:color="auto"/>
                        <w:bottom w:val="none" w:sz="0" w:space="0" w:color="auto"/>
                        <w:right w:val="none" w:sz="0" w:space="0" w:color="auto"/>
                      </w:divBdr>
                    </w:div>
                  </w:divsChild>
                </w:div>
                <w:div w:id="2026863861">
                  <w:marLeft w:val="0"/>
                  <w:marRight w:val="0"/>
                  <w:marTop w:val="0"/>
                  <w:marBottom w:val="0"/>
                  <w:divBdr>
                    <w:top w:val="none" w:sz="0" w:space="0" w:color="auto"/>
                    <w:left w:val="none" w:sz="0" w:space="0" w:color="auto"/>
                    <w:bottom w:val="none" w:sz="0" w:space="0" w:color="auto"/>
                    <w:right w:val="none" w:sz="0" w:space="0" w:color="auto"/>
                  </w:divBdr>
                  <w:divsChild>
                    <w:div w:id="1022320686">
                      <w:marLeft w:val="0"/>
                      <w:marRight w:val="0"/>
                      <w:marTop w:val="0"/>
                      <w:marBottom w:val="0"/>
                      <w:divBdr>
                        <w:top w:val="none" w:sz="0" w:space="0" w:color="auto"/>
                        <w:left w:val="none" w:sz="0" w:space="0" w:color="auto"/>
                        <w:bottom w:val="none" w:sz="0" w:space="0" w:color="auto"/>
                        <w:right w:val="none" w:sz="0" w:space="0" w:color="auto"/>
                      </w:divBdr>
                    </w:div>
                  </w:divsChild>
                </w:div>
                <w:div w:id="2076706524">
                  <w:marLeft w:val="0"/>
                  <w:marRight w:val="0"/>
                  <w:marTop w:val="0"/>
                  <w:marBottom w:val="0"/>
                  <w:divBdr>
                    <w:top w:val="none" w:sz="0" w:space="0" w:color="auto"/>
                    <w:left w:val="none" w:sz="0" w:space="0" w:color="auto"/>
                    <w:bottom w:val="none" w:sz="0" w:space="0" w:color="auto"/>
                    <w:right w:val="none" w:sz="0" w:space="0" w:color="auto"/>
                  </w:divBdr>
                  <w:divsChild>
                    <w:div w:id="3464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261884">
          <w:marLeft w:val="0"/>
          <w:marRight w:val="0"/>
          <w:marTop w:val="0"/>
          <w:marBottom w:val="0"/>
          <w:divBdr>
            <w:top w:val="none" w:sz="0" w:space="0" w:color="auto"/>
            <w:left w:val="none" w:sz="0" w:space="0" w:color="auto"/>
            <w:bottom w:val="none" w:sz="0" w:space="0" w:color="auto"/>
            <w:right w:val="none" w:sz="0" w:space="0" w:color="auto"/>
          </w:divBdr>
        </w:div>
        <w:div w:id="1076123764">
          <w:marLeft w:val="0"/>
          <w:marRight w:val="0"/>
          <w:marTop w:val="0"/>
          <w:marBottom w:val="0"/>
          <w:divBdr>
            <w:top w:val="none" w:sz="0" w:space="0" w:color="auto"/>
            <w:left w:val="none" w:sz="0" w:space="0" w:color="auto"/>
            <w:bottom w:val="none" w:sz="0" w:space="0" w:color="auto"/>
            <w:right w:val="none" w:sz="0" w:space="0" w:color="auto"/>
          </w:divBdr>
        </w:div>
        <w:div w:id="1092749566">
          <w:marLeft w:val="0"/>
          <w:marRight w:val="0"/>
          <w:marTop w:val="0"/>
          <w:marBottom w:val="0"/>
          <w:divBdr>
            <w:top w:val="none" w:sz="0" w:space="0" w:color="auto"/>
            <w:left w:val="none" w:sz="0" w:space="0" w:color="auto"/>
            <w:bottom w:val="none" w:sz="0" w:space="0" w:color="auto"/>
            <w:right w:val="none" w:sz="0" w:space="0" w:color="auto"/>
          </w:divBdr>
        </w:div>
        <w:div w:id="1146051641">
          <w:marLeft w:val="0"/>
          <w:marRight w:val="0"/>
          <w:marTop w:val="0"/>
          <w:marBottom w:val="0"/>
          <w:divBdr>
            <w:top w:val="none" w:sz="0" w:space="0" w:color="auto"/>
            <w:left w:val="none" w:sz="0" w:space="0" w:color="auto"/>
            <w:bottom w:val="none" w:sz="0" w:space="0" w:color="auto"/>
            <w:right w:val="none" w:sz="0" w:space="0" w:color="auto"/>
          </w:divBdr>
        </w:div>
        <w:div w:id="1185628170">
          <w:marLeft w:val="0"/>
          <w:marRight w:val="0"/>
          <w:marTop w:val="0"/>
          <w:marBottom w:val="0"/>
          <w:divBdr>
            <w:top w:val="none" w:sz="0" w:space="0" w:color="auto"/>
            <w:left w:val="none" w:sz="0" w:space="0" w:color="auto"/>
            <w:bottom w:val="none" w:sz="0" w:space="0" w:color="auto"/>
            <w:right w:val="none" w:sz="0" w:space="0" w:color="auto"/>
          </w:divBdr>
        </w:div>
        <w:div w:id="1221093473">
          <w:marLeft w:val="0"/>
          <w:marRight w:val="0"/>
          <w:marTop w:val="0"/>
          <w:marBottom w:val="0"/>
          <w:divBdr>
            <w:top w:val="none" w:sz="0" w:space="0" w:color="auto"/>
            <w:left w:val="none" w:sz="0" w:space="0" w:color="auto"/>
            <w:bottom w:val="none" w:sz="0" w:space="0" w:color="auto"/>
            <w:right w:val="none" w:sz="0" w:space="0" w:color="auto"/>
          </w:divBdr>
        </w:div>
        <w:div w:id="1358386506">
          <w:marLeft w:val="0"/>
          <w:marRight w:val="0"/>
          <w:marTop w:val="0"/>
          <w:marBottom w:val="0"/>
          <w:divBdr>
            <w:top w:val="none" w:sz="0" w:space="0" w:color="auto"/>
            <w:left w:val="none" w:sz="0" w:space="0" w:color="auto"/>
            <w:bottom w:val="none" w:sz="0" w:space="0" w:color="auto"/>
            <w:right w:val="none" w:sz="0" w:space="0" w:color="auto"/>
          </w:divBdr>
        </w:div>
        <w:div w:id="1371567156">
          <w:marLeft w:val="0"/>
          <w:marRight w:val="0"/>
          <w:marTop w:val="0"/>
          <w:marBottom w:val="0"/>
          <w:divBdr>
            <w:top w:val="none" w:sz="0" w:space="0" w:color="auto"/>
            <w:left w:val="none" w:sz="0" w:space="0" w:color="auto"/>
            <w:bottom w:val="none" w:sz="0" w:space="0" w:color="auto"/>
            <w:right w:val="none" w:sz="0" w:space="0" w:color="auto"/>
          </w:divBdr>
        </w:div>
        <w:div w:id="1413819683">
          <w:marLeft w:val="0"/>
          <w:marRight w:val="0"/>
          <w:marTop w:val="0"/>
          <w:marBottom w:val="0"/>
          <w:divBdr>
            <w:top w:val="none" w:sz="0" w:space="0" w:color="auto"/>
            <w:left w:val="none" w:sz="0" w:space="0" w:color="auto"/>
            <w:bottom w:val="none" w:sz="0" w:space="0" w:color="auto"/>
            <w:right w:val="none" w:sz="0" w:space="0" w:color="auto"/>
          </w:divBdr>
        </w:div>
        <w:div w:id="1417281776">
          <w:marLeft w:val="0"/>
          <w:marRight w:val="0"/>
          <w:marTop w:val="0"/>
          <w:marBottom w:val="0"/>
          <w:divBdr>
            <w:top w:val="none" w:sz="0" w:space="0" w:color="auto"/>
            <w:left w:val="none" w:sz="0" w:space="0" w:color="auto"/>
            <w:bottom w:val="none" w:sz="0" w:space="0" w:color="auto"/>
            <w:right w:val="none" w:sz="0" w:space="0" w:color="auto"/>
          </w:divBdr>
        </w:div>
        <w:div w:id="1479347223">
          <w:marLeft w:val="0"/>
          <w:marRight w:val="0"/>
          <w:marTop w:val="0"/>
          <w:marBottom w:val="0"/>
          <w:divBdr>
            <w:top w:val="none" w:sz="0" w:space="0" w:color="auto"/>
            <w:left w:val="none" w:sz="0" w:space="0" w:color="auto"/>
            <w:bottom w:val="none" w:sz="0" w:space="0" w:color="auto"/>
            <w:right w:val="none" w:sz="0" w:space="0" w:color="auto"/>
          </w:divBdr>
          <w:divsChild>
            <w:div w:id="1418749681">
              <w:marLeft w:val="-75"/>
              <w:marRight w:val="0"/>
              <w:marTop w:val="30"/>
              <w:marBottom w:val="30"/>
              <w:divBdr>
                <w:top w:val="none" w:sz="0" w:space="0" w:color="auto"/>
                <w:left w:val="none" w:sz="0" w:space="0" w:color="auto"/>
                <w:bottom w:val="none" w:sz="0" w:space="0" w:color="auto"/>
                <w:right w:val="none" w:sz="0" w:space="0" w:color="auto"/>
              </w:divBdr>
              <w:divsChild>
                <w:div w:id="10374953">
                  <w:marLeft w:val="0"/>
                  <w:marRight w:val="0"/>
                  <w:marTop w:val="0"/>
                  <w:marBottom w:val="0"/>
                  <w:divBdr>
                    <w:top w:val="none" w:sz="0" w:space="0" w:color="auto"/>
                    <w:left w:val="none" w:sz="0" w:space="0" w:color="auto"/>
                    <w:bottom w:val="none" w:sz="0" w:space="0" w:color="auto"/>
                    <w:right w:val="none" w:sz="0" w:space="0" w:color="auto"/>
                  </w:divBdr>
                  <w:divsChild>
                    <w:div w:id="1566723554">
                      <w:marLeft w:val="0"/>
                      <w:marRight w:val="0"/>
                      <w:marTop w:val="0"/>
                      <w:marBottom w:val="0"/>
                      <w:divBdr>
                        <w:top w:val="none" w:sz="0" w:space="0" w:color="auto"/>
                        <w:left w:val="none" w:sz="0" w:space="0" w:color="auto"/>
                        <w:bottom w:val="none" w:sz="0" w:space="0" w:color="auto"/>
                        <w:right w:val="none" w:sz="0" w:space="0" w:color="auto"/>
                      </w:divBdr>
                    </w:div>
                  </w:divsChild>
                </w:div>
                <w:div w:id="73816439">
                  <w:marLeft w:val="0"/>
                  <w:marRight w:val="0"/>
                  <w:marTop w:val="0"/>
                  <w:marBottom w:val="0"/>
                  <w:divBdr>
                    <w:top w:val="none" w:sz="0" w:space="0" w:color="auto"/>
                    <w:left w:val="none" w:sz="0" w:space="0" w:color="auto"/>
                    <w:bottom w:val="none" w:sz="0" w:space="0" w:color="auto"/>
                    <w:right w:val="none" w:sz="0" w:space="0" w:color="auto"/>
                  </w:divBdr>
                  <w:divsChild>
                    <w:div w:id="124201973">
                      <w:marLeft w:val="0"/>
                      <w:marRight w:val="0"/>
                      <w:marTop w:val="0"/>
                      <w:marBottom w:val="0"/>
                      <w:divBdr>
                        <w:top w:val="none" w:sz="0" w:space="0" w:color="auto"/>
                        <w:left w:val="none" w:sz="0" w:space="0" w:color="auto"/>
                        <w:bottom w:val="none" w:sz="0" w:space="0" w:color="auto"/>
                        <w:right w:val="none" w:sz="0" w:space="0" w:color="auto"/>
                      </w:divBdr>
                    </w:div>
                    <w:div w:id="814293521">
                      <w:marLeft w:val="0"/>
                      <w:marRight w:val="0"/>
                      <w:marTop w:val="0"/>
                      <w:marBottom w:val="0"/>
                      <w:divBdr>
                        <w:top w:val="none" w:sz="0" w:space="0" w:color="auto"/>
                        <w:left w:val="none" w:sz="0" w:space="0" w:color="auto"/>
                        <w:bottom w:val="none" w:sz="0" w:space="0" w:color="auto"/>
                        <w:right w:val="none" w:sz="0" w:space="0" w:color="auto"/>
                      </w:divBdr>
                    </w:div>
                    <w:div w:id="1270234200">
                      <w:marLeft w:val="0"/>
                      <w:marRight w:val="0"/>
                      <w:marTop w:val="0"/>
                      <w:marBottom w:val="0"/>
                      <w:divBdr>
                        <w:top w:val="none" w:sz="0" w:space="0" w:color="auto"/>
                        <w:left w:val="none" w:sz="0" w:space="0" w:color="auto"/>
                        <w:bottom w:val="none" w:sz="0" w:space="0" w:color="auto"/>
                        <w:right w:val="none" w:sz="0" w:space="0" w:color="auto"/>
                      </w:divBdr>
                    </w:div>
                    <w:div w:id="1831940328">
                      <w:marLeft w:val="0"/>
                      <w:marRight w:val="0"/>
                      <w:marTop w:val="0"/>
                      <w:marBottom w:val="0"/>
                      <w:divBdr>
                        <w:top w:val="none" w:sz="0" w:space="0" w:color="auto"/>
                        <w:left w:val="none" w:sz="0" w:space="0" w:color="auto"/>
                        <w:bottom w:val="none" w:sz="0" w:space="0" w:color="auto"/>
                        <w:right w:val="none" w:sz="0" w:space="0" w:color="auto"/>
                      </w:divBdr>
                    </w:div>
                    <w:div w:id="1980572596">
                      <w:marLeft w:val="0"/>
                      <w:marRight w:val="0"/>
                      <w:marTop w:val="0"/>
                      <w:marBottom w:val="0"/>
                      <w:divBdr>
                        <w:top w:val="none" w:sz="0" w:space="0" w:color="auto"/>
                        <w:left w:val="none" w:sz="0" w:space="0" w:color="auto"/>
                        <w:bottom w:val="none" w:sz="0" w:space="0" w:color="auto"/>
                        <w:right w:val="none" w:sz="0" w:space="0" w:color="auto"/>
                      </w:divBdr>
                    </w:div>
                  </w:divsChild>
                </w:div>
                <w:div w:id="128011959">
                  <w:marLeft w:val="0"/>
                  <w:marRight w:val="0"/>
                  <w:marTop w:val="0"/>
                  <w:marBottom w:val="0"/>
                  <w:divBdr>
                    <w:top w:val="none" w:sz="0" w:space="0" w:color="auto"/>
                    <w:left w:val="none" w:sz="0" w:space="0" w:color="auto"/>
                    <w:bottom w:val="none" w:sz="0" w:space="0" w:color="auto"/>
                    <w:right w:val="none" w:sz="0" w:space="0" w:color="auto"/>
                  </w:divBdr>
                  <w:divsChild>
                    <w:div w:id="2097092563">
                      <w:marLeft w:val="0"/>
                      <w:marRight w:val="0"/>
                      <w:marTop w:val="0"/>
                      <w:marBottom w:val="0"/>
                      <w:divBdr>
                        <w:top w:val="none" w:sz="0" w:space="0" w:color="auto"/>
                        <w:left w:val="none" w:sz="0" w:space="0" w:color="auto"/>
                        <w:bottom w:val="none" w:sz="0" w:space="0" w:color="auto"/>
                        <w:right w:val="none" w:sz="0" w:space="0" w:color="auto"/>
                      </w:divBdr>
                    </w:div>
                  </w:divsChild>
                </w:div>
                <w:div w:id="189539326">
                  <w:marLeft w:val="0"/>
                  <w:marRight w:val="0"/>
                  <w:marTop w:val="0"/>
                  <w:marBottom w:val="0"/>
                  <w:divBdr>
                    <w:top w:val="none" w:sz="0" w:space="0" w:color="auto"/>
                    <w:left w:val="none" w:sz="0" w:space="0" w:color="auto"/>
                    <w:bottom w:val="none" w:sz="0" w:space="0" w:color="auto"/>
                    <w:right w:val="none" w:sz="0" w:space="0" w:color="auto"/>
                  </w:divBdr>
                  <w:divsChild>
                    <w:div w:id="1948929193">
                      <w:marLeft w:val="0"/>
                      <w:marRight w:val="0"/>
                      <w:marTop w:val="0"/>
                      <w:marBottom w:val="0"/>
                      <w:divBdr>
                        <w:top w:val="none" w:sz="0" w:space="0" w:color="auto"/>
                        <w:left w:val="none" w:sz="0" w:space="0" w:color="auto"/>
                        <w:bottom w:val="none" w:sz="0" w:space="0" w:color="auto"/>
                        <w:right w:val="none" w:sz="0" w:space="0" w:color="auto"/>
                      </w:divBdr>
                    </w:div>
                  </w:divsChild>
                </w:div>
                <w:div w:id="297534758">
                  <w:marLeft w:val="0"/>
                  <w:marRight w:val="0"/>
                  <w:marTop w:val="0"/>
                  <w:marBottom w:val="0"/>
                  <w:divBdr>
                    <w:top w:val="none" w:sz="0" w:space="0" w:color="auto"/>
                    <w:left w:val="none" w:sz="0" w:space="0" w:color="auto"/>
                    <w:bottom w:val="none" w:sz="0" w:space="0" w:color="auto"/>
                    <w:right w:val="none" w:sz="0" w:space="0" w:color="auto"/>
                  </w:divBdr>
                  <w:divsChild>
                    <w:div w:id="945968751">
                      <w:marLeft w:val="0"/>
                      <w:marRight w:val="0"/>
                      <w:marTop w:val="0"/>
                      <w:marBottom w:val="0"/>
                      <w:divBdr>
                        <w:top w:val="none" w:sz="0" w:space="0" w:color="auto"/>
                        <w:left w:val="none" w:sz="0" w:space="0" w:color="auto"/>
                        <w:bottom w:val="none" w:sz="0" w:space="0" w:color="auto"/>
                        <w:right w:val="none" w:sz="0" w:space="0" w:color="auto"/>
                      </w:divBdr>
                    </w:div>
                  </w:divsChild>
                </w:div>
                <w:div w:id="371728334">
                  <w:marLeft w:val="0"/>
                  <w:marRight w:val="0"/>
                  <w:marTop w:val="0"/>
                  <w:marBottom w:val="0"/>
                  <w:divBdr>
                    <w:top w:val="none" w:sz="0" w:space="0" w:color="auto"/>
                    <w:left w:val="none" w:sz="0" w:space="0" w:color="auto"/>
                    <w:bottom w:val="none" w:sz="0" w:space="0" w:color="auto"/>
                    <w:right w:val="none" w:sz="0" w:space="0" w:color="auto"/>
                  </w:divBdr>
                  <w:divsChild>
                    <w:div w:id="563761422">
                      <w:marLeft w:val="0"/>
                      <w:marRight w:val="0"/>
                      <w:marTop w:val="0"/>
                      <w:marBottom w:val="0"/>
                      <w:divBdr>
                        <w:top w:val="none" w:sz="0" w:space="0" w:color="auto"/>
                        <w:left w:val="none" w:sz="0" w:space="0" w:color="auto"/>
                        <w:bottom w:val="none" w:sz="0" w:space="0" w:color="auto"/>
                        <w:right w:val="none" w:sz="0" w:space="0" w:color="auto"/>
                      </w:divBdr>
                    </w:div>
                  </w:divsChild>
                </w:div>
                <w:div w:id="432356766">
                  <w:marLeft w:val="0"/>
                  <w:marRight w:val="0"/>
                  <w:marTop w:val="0"/>
                  <w:marBottom w:val="0"/>
                  <w:divBdr>
                    <w:top w:val="none" w:sz="0" w:space="0" w:color="auto"/>
                    <w:left w:val="none" w:sz="0" w:space="0" w:color="auto"/>
                    <w:bottom w:val="none" w:sz="0" w:space="0" w:color="auto"/>
                    <w:right w:val="none" w:sz="0" w:space="0" w:color="auto"/>
                  </w:divBdr>
                  <w:divsChild>
                    <w:div w:id="848905245">
                      <w:marLeft w:val="0"/>
                      <w:marRight w:val="0"/>
                      <w:marTop w:val="0"/>
                      <w:marBottom w:val="0"/>
                      <w:divBdr>
                        <w:top w:val="none" w:sz="0" w:space="0" w:color="auto"/>
                        <w:left w:val="none" w:sz="0" w:space="0" w:color="auto"/>
                        <w:bottom w:val="none" w:sz="0" w:space="0" w:color="auto"/>
                        <w:right w:val="none" w:sz="0" w:space="0" w:color="auto"/>
                      </w:divBdr>
                    </w:div>
                    <w:div w:id="1237983478">
                      <w:marLeft w:val="0"/>
                      <w:marRight w:val="0"/>
                      <w:marTop w:val="0"/>
                      <w:marBottom w:val="0"/>
                      <w:divBdr>
                        <w:top w:val="none" w:sz="0" w:space="0" w:color="auto"/>
                        <w:left w:val="none" w:sz="0" w:space="0" w:color="auto"/>
                        <w:bottom w:val="none" w:sz="0" w:space="0" w:color="auto"/>
                        <w:right w:val="none" w:sz="0" w:space="0" w:color="auto"/>
                      </w:divBdr>
                    </w:div>
                    <w:div w:id="1373073503">
                      <w:marLeft w:val="0"/>
                      <w:marRight w:val="0"/>
                      <w:marTop w:val="0"/>
                      <w:marBottom w:val="0"/>
                      <w:divBdr>
                        <w:top w:val="none" w:sz="0" w:space="0" w:color="auto"/>
                        <w:left w:val="none" w:sz="0" w:space="0" w:color="auto"/>
                        <w:bottom w:val="none" w:sz="0" w:space="0" w:color="auto"/>
                        <w:right w:val="none" w:sz="0" w:space="0" w:color="auto"/>
                      </w:divBdr>
                    </w:div>
                    <w:div w:id="1551843647">
                      <w:marLeft w:val="0"/>
                      <w:marRight w:val="0"/>
                      <w:marTop w:val="0"/>
                      <w:marBottom w:val="0"/>
                      <w:divBdr>
                        <w:top w:val="none" w:sz="0" w:space="0" w:color="auto"/>
                        <w:left w:val="none" w:sz="0" w:space="0" w:color="auto"/>
                        <w:bottom w:val="none" w:sz="0" w:space="0" w:color="auto"/>
                        <w:right w:val="none" w:sz="0" w:space="0" w:color="auto"/>
                      </w:divBdr>
                    </w:div>
                    <w:div w:id="2085763324">
                      <w:marLeft w:val="0"/>
                      <w:marRight w:val="0"/>
                      <w:marTop w:val="0"/>
                      <w:marBottom w:val="0"/>
                      <w:divBdr>
                        <w:top w:val="none" w:sz="0" w:space="0" w:color="auto"/>
                        <w:left w:val="none" w:sz="0" w:space="0" w:color="auto"/>
                        <w:bottom w:val="none" w:sz="0" w:space="0" w:color="auto"/>
                        <w:right w:val="none" w:sz="0" w:space="0" w:color="auto"/>
                      </w:divBdr>
                    </w:div>
                  </w:divsChild>
                </w:div>
                <w:div w:id="463817946">
                  <w:marLeft w:val="0"/>
                  <w:marRight w:val="0"/>
                  <w:marTop w:val="0"/>
                  <w:marBottom w:val="0"/>
                  <w:divBdr>
                    <w:top w:val="none" w:sz="0" w:space="0" w:color="auto"/>
                    <w:left w:val="none" w:sz="0" w:space="0" w:color="auto"/>
                    <w:bottom w:val="none" w:sz="0" w:space="0" w:color="auto"/>
                    <w:right w:val="none" w:sz="0" w:space="0" w:color="auto"/>
                  </w:divBdr>
                  <w:divsChild>
                    <w:div w:id="1044794134">
                      <w:marLeft w:val="0"/>
                      <w:marRight w:val="0"/>
                      <w:marTop w:val="0"/>
                      <w:marBottom w:val="0"/>
                      <w:divBdr>
                        <w:top w:val="none" w:sz="0" w:space="0" w:color="auto"/>
                        <w:left w:val="none" w:sz="0" w:space="0" w:color="auto"/>
                        <w:bottom w:val="none" w:sz="0" w:space="0" w:color="auto"/>
                        <w:right w:val="none" w:sz="0" w:space="0" w:color="auto"/>
                      </w:divBdr>
                    </w:div>
                  </w:divsChild>
                </w:div>
                <w:div w:id="469708598">
                  <w:marLeft w:val="0"/>
                  <w:marRight w:val="0"/>
                  <w:marTop w:val="0"/>
                  <w:marBottom w:val="0"/>
                  <w:divBdr>
                    <w:top w:val="none" w:sz="0" w:space="0" w:color="auto"/>
                    <w:left w:val="none" w:sz="0" w:space="0" w:color="auto"/>
                    <w:bottom w:val="none" w:sz="0" w:space="0" w:color="auto"/>
                    <w:right w:val="none" w:sz="0" w:space="0" w:color="auto"/>
                  </w:divBdr>
                  <w:divsChild>
                    <w:div w:id="1406341048">
                      <w:marLeft w:val="0"/>
                      <w:marRight w:val="0"/>
                      <w:marTop w:val="0"/>
                      <w:marBottom w:val="0"/>
                      <w:divBdr>
                        <w:top w:val="none" w:sz="0" w:space="0" w:color="auto"/>
                        <w:left w:val="none" w:sz="0" w:space="0" w:color="auto"/>
                        <w:bottom w:val="none" w:sz="0" w:space="0" w:color="auto"/>
                        <w:right w:val="none" w:sz="0" w:space="0" w:color="auto"/>
                      </w:divBdr>
                    </w:div>
                  </w:divsChild>
                </w:div>
                <w:div w:id="617032160">
                  <w:marLeft w:val="0"/>
                  <w:marRight w:val="0"/>
                  <w:marTop w:val="0"/>
                  <w:marBottom w:val="0"/>
                  <w:divBdr>
                    <w:top w:val="none" w:sz="0" w:space="0" w:color="auto"/>
                    <w:left w:val="none" w:sz="0" w:space="0" w:color="auto"/>
                    <w:bottom w:val="none" w:sz="0" w:space="0" w:color="auto"/>
                    <w:right w:val="none" w:sz="0" w:space="0" w:color="auto"/>
                  </w:divBdr>
                  <w:divsChild>
                    <w:div w:id="507210323">
                      <w:marLeft w:val="0"/>
                      <w:marRight w:val="0"/>
                      <w:marTop w:val="0"/>
                      <w:marBottom w:val="0"/>
                      <w:divBdr>
                        <w:top w:val="none" w:sz="0" w:space="0" w:color="auto"/>
                        <w:left w:val="none" w:sz="0" w:space="0" w:color="auto"/>
                        <w:bottom w:val="none" w:sz="0" w:space="0" w:color="auto"/>
                        <w:right w:val="none" w:sz="0" w:space="0" w:color="auto"/>
                      </w:divBdr>
                    </w:div>
                  </w:divsChild>
                </w:div>
                <w:div w:id="882180535">
                  <w:marLeft w:val="0"/>
                  <w:marRight w:val="0"/>
                  <w:marTop w:val="0"/>
                  <w:marBottom w:val="0"/>
                  <w:divBdr>
                    <w:top w:val="none" w:sz="0" w:space="0" w:color="auto"/>
                    <w:left w:val="none" w:sz="0" w:space="0" w:color="auto"/>
                    <w:bottom w:val="none" w:sz="0" w:space="0" w:color="auto"/>
                    <w:right w:val="none" w:sz="0" w:space="0" w:color="auto"/>
                  </w:divBdr>
                  <w:divsChild>
                    <w:div w:id="870729361">
                      <w:marLeft w:val="0"/>
                      <w:marRight w:val="0"/>
                      <w:marTop w:val="0"/>
                      <w:marBottom w:val="0"/>
                      <w:divBdr>
                        <w:top w:val="none" w:sz="0" w:space="0" w:color="auto"/>
                        <w:left w:val="none" w:sz="0" w:space="0" w:color="auto"/>
                        <w:bottom w:val="none" w:sz="0" w:space="0" w:color="auto"/>
                        <w:right w:val="none" w:sz="0" w:space="0" w:color="auto"/>
                      </w:divBdr>
                    </w:div>
                  </w:divsChild>
                </w:div>
                <w:div w:id="890653298">
                  <w:marLeft w:val="0"/>
                  <w:marRight w:val="0"/>
                  <w:marTop w:val="0"/>
                  <w:marBottom w:val="0"/>
                  <w:divBdr>
                    <w:top w:val="none" w:sz="0" w:space="0" w:color="auto"/>
                    <w:left w:val="none" w:sz="0" w:space="0" w:color="auto"/>
                    <w:bottom w:val="none" w:sz="0" w:space="0" w:color="auto"/>
                    <w:right w:val="none" w:sz="0" w:space="0" w:color="auto"/>
                  </w:divBdr>
                  <w:divsChild>
                    <w:div w:id="1632247007">
                      <w:marLeft w:val="0"/>
                      <w:marRight w:val="0"/>
                      <w:marTop w:val="0"/>
                      <w:marBottom w:val="0"/>
                      <w:divBdr>
                        <w:top w:val="none" w:sz="0" w:space="0" w:color="auto"/>
                        <w:left w:val="none" w:sz="0" w:space="0" w:color="auto"/>
                        <w:bottom w:val="none" w:sz="0" w:space="0" w:color="auto"/>
                        <w:right w:val="none" w:sz="0" w:space="0" w:color="auto"/>
                      </w:divBdr>
                    </w:div>
                  </w:divsChild>
                </w:div>
                <w:div w:id="913860501">
                  <w:marLeft w:val="0"/>
                  <w:marRight w:val="0"/>
                  <w:marTop w:val="0"/>
                  <w:marBottom w:val="0"/>
                  <w:divBdr>
                    <w:top w:val="none" w:sz="0" w:space="0" w:color="auto"/>
                    <w:left w:val="none" w:sz="0" w:space="0" w:color="auto"/>
                    <w:bottom w:val="none" w:sz="0" w:space="0" w:color="auto"/>
                    <w:right w:val="none" w:sz="0" w:space="0" w:color="auto"/>
                  </w:divBdr>
                  <w:divsChild>
                    <w:div w:id="435830349">
                      <w:marLeft w:val="0"/>
                      <w:marRight w:val="0"/>
                      <w:marTop w:val="0"/>
                      <w:marBottom w:val="0"/>
                      <w:divBdr>
                        <w:top w:val="none" w:sz="0" w:space="0" w:color="auto"/>
                        <w:left w:val="none" w:sz="0" w:space="0" w:color="auto"/>
                        <w:bottom w:val="none" w:sz="0" w:space="0" w:color="auto"/>
                        <w:right w:val="none" w:sz="0" w:space="0" w:color="auto"/>
                      </w:divBdr>
                    </w:div>
                  </w:divsChild>
                </w:div>
                <w:div w:id="1048257822">
                  <w:marLeft w:val="0"/>
                  <w:marRight w:val="0"/>
                  <w:marTop w:val="0"/>
                  <w:marBottom w:val="0"/>
                  <w:divBdr>
                    <w:top w:val="none" w:sz="0" w:space="0" w:color="auto"/>
                    <w:left w:val="none" w:sz="0" w:space="0" w:color="auto"/>
                    <w:bottom w:val="none" w:sz="0" w:space="0" w:color="auto"/>
                    <w:right w:val="none" w:sz="0" w:space="0" w:color="auto"/>
                  </w:divBdr>
                  <w:divsChild>
                    <w:div w:id="1735543611">
                      <w:marLeft w:val="0"/>
                      <w:marRight w:val="0"/>
                      <w:marTop w:val="0"/>
                      <w:marBottom w:val="0"/>
                      <w:divBdr>
                        <w:top w:val="none" w:sz="0" w:space="0" w:color="auto"/>
                        <w:left w:val="none" w:sz="0" w:space="0" w:color="auto"/>
                        <w:bottom w:val="none" w:sz="0" w:space="0" w:color="auto"/>
                        <w:right w:val="none" w:sz="0" w:space="0" w:color="auto"/>
                      </w:divBdr>
                    </w:div>
                  </w:divsChild>
                </w:div>
                <w:div w:id="1259291127">
                  <w:marLeft w:val="0"/>
                  <w:marRight w:val="0"/>
                  <w:marTop w:val="0"/>
                  <w:marBottom w:val="0"/>
                  <w:divBdr>
                    <w:top w:val="none" w:sz="0" w:space="0" w:color="auto"/>
                    <w:left w:val="none" w:sz="0" w:space="0" w:color="auto"/>
                    <w:bottom w:val="none" w:sz="0" w:space="0" w:color="auto"/>
                    <w:right w:val="none" w:sz="0" w:space="0" w:color="auto"/>
                  </w:divBdr>
                  <w:divsChild>
                    <w:div w:id="1344817529">
                      <w:marLeft w:val="0"/>
                      <w:marRight w:val="0"/>
                      <w:marTop w:val="0"/>
                      <w:marBottom w:val="0"/>
                      <w:divBdr>
                        <w:top w:val="none" w:sz="0" w:space="0" w:color="auto"/>
                        <w:left w:val="none" w:sz="0" w:space="0" w:color="auto"/>
                        <w:bottom w:val="none" w:sz="0" w:space="0" w:color="auto"/>
                        <w:right w:val="none" w:sz="0" w:space="0" w:color="auto"/>
                      </w:divBdr>
                    </w:div>
                  </w:divsChild>
                </w:div>
                <w:div w:id="1345013996">
                  <w:marLeft w:val="0"/>
                  <w:marRight w:val="0"/>
                  <w:marTop w:val="0"/>
                  <w:marBottom w:val="0"/>
                  <w:divBdr>
                    <w:top w:val="none" w:sz="0" w:space="0" w:color="auto"/>
                    <w:left w:val="none" w:sz="0" w:space="0" w:color="auto"/>
                    <w:bottom w:val="none" w:sz="0" w:space="0" w:color="auto"/>
                    <w:right w:val="none" w:sz="0" w:space="0" w:color="auto"/>
                  </w:divBdr>
                  <w:divsChild>
                    <w:div w:id="72045082">
                      <w:marLeft w:val="0"/>
                      <w:marRight w:val="0"/>
                      <w:marTop w:val="0"/>
                      <w:marBottom w:val="0"/>
                      <w:divBdr>
                        <w:top w:val="none" w:sz="0" w:space="0" w:color="auto"/>
                        <w:left w:val="none" w:sz="0" w:space="0" w:color="auto"/>
                        <w:bottom w:val="none" w:sz="0" w:space="0" w:color="auto"/>
                        <w:right w:val="none" w:sz="0" w:space="0" w:color="auto"/>
                      </w:divBdr>
                    </w:div>
                  </w:divsChild>
                </w:div>
                <w:div w:id="1403604998">
                  <w:marLeft w:val="0"/>
                  <w:marRight w:val="0"/>
                  <w:marTop w:val="0"/>
                  <w:marBottom w:val="0"/>
                  <w:divBdr>
                    <w:top w:val="none" w:sz="0" w:space="0" w:color="auto"/>
                    <w:left w:val="none" w:sz="0" w:space="0" w:color="auto"/>
                    <w:bottom w:val="none" w:sz="0" w:space="0" w:color="auto"/>
                    <w:right w:val="none" w:sz="0" w:space="0" w:color="auto"/>
                  </w:divBdr>
                  <w:divsChild>
                    <w:div w:id="1334642737">
                      <w:marLeft w:val="0"/>
                      <w:marRight w:val="0"/>
                      <w:marTop w:val="0"/>
                      <w:marBottom w:val="0"/>
                      <w:divBdr>
                        <w:top w:val="none" w:sz="0" w:space="0" w:color="auto"/>
                        <w:left w:val="none" w:sz="0" w:space="0" w:color="auto"/>
                        <w:bottom w:val="none" w:sz="0" w:space="0" w:color="auto"/>
                        <w:right w:val="none" w:sz="0" w:space="0" w:color="auto"/>
                      </w:divBdr>
                    </w:div>
                  </w:divsChild>
                </w:div>
                <w:div w:id="1750733055">
                  <w:marLeft w:val="0"/>
                  <w:marRight w:val="0"/>
                  <w:marTop w:val="0"/>
                  <w:marBottom w:val="0"/>
                  <w:divBdr>
                    <w:top w:val="none" w:sz="0" w:space="0" w:color="auto"/>
                    <w:left w:val="none" w:sz="0" w:space="0" w:color="auto"/>
                    <w:bottom w:val="none" w:sz="0" w:space="0" w:color="auto"/>
                    <w:right w:val="none" w:sz="0" w:space="0" w:color="auto"/>
                  </w:divBdr>
                  <w:divsChild>
                    <w:div w:id="784890154">
                      <w:marLeft w:val="0"/>
                      <w:marRight w:val="0"/>
                      <w:marTop w:val="0"/>
                      <w:marBottom w:val="0"/>
                      <w:divBdr>
                        <w:top w:val="none" w:sz="0" w:space="0" w:color="auto"/>
                        <w:left w:val="none" w:sz="0" w:space="0" w:color="auto"/>
                        <w:bottom w:val="none" w:sz="0" w:space="0" w:color="auto"/>
                        <w:right w:val="none" w:sz="0" w:space="0" w:color="auto"/>
                      </w:divBdr>
                    </w:div>
                  </w:divsChild>
                </w:div>
                <w:div w:id="1805730322">
                  <w:marLeft w:val="0"/>
                  <w:marRight w:val="0"/>
                  <w:marTop w:val="0"/>
                  <w:marBottom w:val="0"/>
                  <w:divBdr>
                    <w:top w:val="none" w:sz="0" w:space="0" w:color="auto"/>
                    <w:left w:val="none" w:sz="0" w:space="0" w:color="auto"/>
                    <w:bottom w:val="none" w:sz="0" w:space="0" w:color="auto"/>
                    <w:right w:val="none" w:sz="0" w:space="0" w:color="auto"/>
                  </w:divBdr>
                  <w:divsChild>
                    <w:div w:id="2016564896">
                      <w:marLeft w:val="0"/>
                      <w:marRight w:val="0"/>
                      <w:marTop w:val="0"/>
                      <w:marBottom w:val="0"/>
                      <w:divBdr>
                        <w:top w:val="none" w:sz="0" w:space="0" w:color="auto"/>
                        <w:left w:val="none" w:sz="0" w:space="0" w:color="auto"/>
                        <w:bottom w:val="none" w:sz="0" w:space="0" w:color="auto"/>
                        <w:right w:val="none" w:sz="0" w:space="0" w:color="auto"/>
                      </w:divBdr>
                    </w:div>
                  </w:divsChild>
                </w:div>
                <w:div w:id="1864898357">
                  <w:marLeft w:val="0"/>
                  <w:marRight w:val="0"/>
                  <w:marTop w:val="0"/>
                  <w:marBottom w:val="0"/>
                  <w:divBdr>
                    <w:top w:val="none" w:sz="0" w:space="0" w:color="auto"/>
                    <w:left w:val="none" w:sz="0" w:space="0" w:color="auto"/>
                    <w:bottom w:val="none" w:sz="0" w:space="0" w:color="auto"/>
                    <w:right w:val="none" w:sz="0" w:space="0" w:color="auto"/>
                  </w:divBdr>
                  <w:divsChild>
                    <w:div w:id="517155929">
                      <w:marLeft w:val="0"/>
                      <w:marRight w:val="0"/>
                      <w:marTop w:val="0"/>
                      <w:marBottom w:val="0"/>
                      <w:divBdr>
                        <w:top w:val="none" w:sz="0" w:space="0" w:color="auto"/>
                        <w:left w:val="none" w:sz="0" w:space="0" w:color="auto"/>
                        <w:bottom w:val="none" w:sz="0" w:space="0" w:color="auto"/>
                        <w:right w:val="none" w:sz="0" w:space="0" w:color="auto"/>
                      </w:divBdr>
                    </w:div>
                  </w:divsChild>
                </w:div>
                <w:div w:id="1954438787">
                  <w:marLeft w:val="0"/>
                  <w:marRight w:val="0"/>
                  <w:marTop w:val="0"/>
                  <w:marBottom w:val="0"/>
                  <w:divBdr>
                    <w:top w:val="none" w:sz="0" w:space="0" w:color="auto"/>
                    <w:left w:val="none" w:sz="0" w:space="0" w:color="auto"/>
                    <w:bottom w:val="none" w:sz="0" w:space="0" w:color="auto"/>
                    <w:right w:val="none" w:sz="0" w:space="0" w:color="auto"/>
                  </w:divBdr>
                  <w:divsChild>
                    <w:div w:id="1853910614">
                      <w:marLeft w:val="0"/>
                      <w:marRight w:val="0"/>
                      <w:marTop w:val="0"/>
                      <w:marBottom w:val="0"/>
                      <w:divBdr>
                        <w:top w:val="none" w:sz="0" w:space="0" w:color="auto"/>
                        <w:left w:val="none" w:sz="0" w:space="0" w:color="auto"/>
                        <w:bottom w:val="none" w:sz="0" w:space="0" w:color="auto"/>
                        <w:right w:val="none" w:sz="0" w:space="0" w:color="auto"/>
                      </w:divBdr>
                    </w:div>
                  </w:divsChild>
                </w:div>
                <w:div w:id="1956786591">
                  <w:marLeft w:val="0"/>
                  <w:marRight w:val="0"/>
                  <w:marTop w:val="0"/>
                  <w:marBottom w:val="0"/>
                  <w:divBdr>
                    <w:top w:val="none" w:sz="0" w:space="0" w:color="auto"/>
                    <w:left w:val="none" w:sz="0" w:space="0" w:color="auto"/>
                    <w:bottom w:val="none" w:sz="0" w:space="0" w:color="auto"/>
                    <w:right w:val="none" w:sz="0" w:space="0" w:color="auto"/>
                  </w:divBdr>
                  <w:divsChild>
                    <w:div w:id="231039726">
                      <w:marLeft w:val="0"/>
                      <w:marRight w:val="0"/>
                      <w:marTop w:val="0"/>
                      <w:marBottom w:val="0"/>
                      <w:divBdr>
                        <w:top w:val="none" w:sz="0" w:space="0" w:color="auto"/>
                        <w:left w:val="none" w:sz="0" w:space="0" w:color="auto"/>
                        <w:bottom w:val="none" w:sz="0" w:space="0" w:color="auto"/>
                        <w:right w:val="none" w:sz="0" w:space="0" w:color="auto"/>
                      </w:divBdr>
                    </w:div>
                  </w:divsChild>
                </w:div>
                <w:div w:id="1973899347">
                  <w:marLeft w:val="0"/>
                  <w:marRight w:val="0"/>
                  <w:marTop w:val="0"/>
                  <w:marBottom w:val="0"/>
                  <w:divBdr>
                    <w:top w:val="none" w:sz="0" w:space="0" w:color="auto"/>
                    <w:left w:val="none" w:sz="0" w:space="0" w:color="auto"/>
                    <w:bottom w:val="none" w:sz="0" w:space="0" w:color="auto"/>
                    <w:right w:val="none" w:sz="0" w:space="0" w:color="auto"/>
                  </w:divBdr>
                  <w:divsChild>
                    <w:div w:id="696002843">
                      <w:marLeft w:val="0"/>
                      <w:marRight w:val="0"/>
                      <w:marTop w:val="0"/>
                      <w:marBottom w:val="0"/>
                      <w:divBdr>
                        <w:top w:val="none" w:sz="0" w:space="0" w:color="auto"/>
                        <w:left w:val="none" w:sz="0" w:space="0" w:color="auto"/>
                        <w:bottom w:val="none" w:sz="0" w:space="0" w:color="auto"/>
                        <w:right w:val="none" w:sz="0" w:space="0" w:color="auto"/>
                      </w:divBdr>
                    </w:div>
                  </w:divsChild>
                </w:div>
                <w:div w:id="2003697707">
                  <w:marLeft w:val="0"/>
                  <w:marRight w:val="0"/>
                  <w:marTop w:val="0"/>
                  <w:marBottom w:val="0"/>
                  <w:divBdr>
                    <w:top w:val="none" w:sz="0" w:space="0" w:color="auto"/>
                    <w:left w:val="none" w:sz="0" w:space="0" w:color="auto"/>
                    <w:bottom w:val="none" w:sz="0" w:space="0" w:color="auto"/>
                    <w:right w:val="none" w:sz="0" w:space="0" w:color="auto"/>
                  </w:divBdr>
                  <w:divsChild>
                    <w:div w:id="13511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92041">
          <w:marLeft w:val="0"/>
          <w:marRight w:val="0"/>
          <w:marTop w:val="0"/>
          <w:marBottom w:val="0"/>
          <w:divBdr>
            <w:top w:val="none" w:sz="0" w:space="0" w:color="auto"/>
            <w:left w:val="none" w:sz="0" w:space="0" w:color="auto"/>
            <w:bottom w:val="none" w:sz="0" w:space="0" w:color="auto"/>
            <w:right w:val="none" w:sz="0" w:space="0" w:color="auto"/>
          </w:divBdr>
        </w:div>
        <w:div w:id="1500340889">
          <w:marLeft w:val="0"/>
          <w:marRight w:val="0"/>
          <w:marTop w:val="0"/>
          <w:marBottom w:val="0"/>
          <w:divBdr>
            <w:top w:val="none" w:sz="0" w:space="0" w:color="auto"/>
            <w:left w:val="none" w:sz="0" w:space="0" w:color="auto"/>
            <w:bottom w:val="none" w:sz="0" w:space="0" w:color="auto"/>
            <w:right w:val="none" w:sz="0" w:space="0" w:color="auto"/>
          </w:divBdr>
        </w:div>
        <w:div w:id="1511986504">
          <w:marLeft w:val="0"/>
          <w:marRight w:val="0"/>
          <w:marTop w:val="0"/>
          <w:marBottom w:val="0"/>
          <w:divBdr>
            <w:top w:val="none" w:sz="0" w:space="0" w:color="auto"/>
            <w:left w:val="none" w:sz="0" w:space="0" w:color="auto"/>
            <w:bottom w:val="none" w:sz="0" w:space="0" w:color="auto"/>
            <w:right w:val="none" w:sz="0" w:space="0" w:color="auto"/>
          </w:divBdr>
        </w:div>
        <w:div w:id="1544367891">
          <w:marLeft w:val="0"/>
          <w:marRight w:val="0"/>
          <w:marTop w:val="0"/>
          <w:marBottom w:val="0"/>
          <w:divBdr>
            <w:top w:val="none" w:sz="0" w:space="0" w:color="auto"/>
            <w:left w:val="none" w:sz="0" w:space="0" w:color="auto"/>
            <w:bottom w:val="none" w:sz="0" w:space="0" w:color="auto"/>
            <w:right w:val="none" w:sz="0" w:space="0" w:color="auto"/>
          </w:divBdr>
        </w:div>
        <w:div w:id="1602177042">
          <w:marLeft w:val="0"/>
          <w:marRight w:val="0"/>
          <w:marTop w:val="0"/>
          <w:marBottom w:val="0"/>
          <w:divBdr>
            <w:top w:val="none" w:sz="0" w:space="0" w:color="auto"/>
            <w:left w:val="none" w:sz="0" w:space="0" w:color="auto"/>
            <w:bottom w:val="none" w:sz="0" w:space="0" w:color="auto"/>
            <w:right w:val="none" w:sz="0" w:space="0" w:color="auto"/>
          </w:divBdr>
        </w:div>
        <w:div w:id="1611739915">
          <w:marLeft w:val="0"/>
          <w:marRight w:val="0"/>
          <w:marTop w:val="0"/>
          <w:marBottom w:val="0"/>
          <w:divBdr>
            <w:top w:val="none" w:sz="0" w:space="0" w:color="auto"/>
            <w:left w:val="none" w:sz="0" w:space="0" w:color="auto"/>
            <w:bottom w:val="none" w:sz="0" w:space="0" w:color="auto"/>
            <w:right w:val="none" w:sz="0" w:space="0" w:color="auto"/>
          </w:divBdr>
          <w:divsChild>
            <w:div w:id="886139764">
              <w:marLeft w:val="-75"/>
              <w:marRight w:val="0"/>
              <w:marTop w:val="30"/>
              <w:marBottom w:val="30"/>
              <w:divBdr>
                <w:top w:val="none" w:sz="0" w:space="0" w:color="auto"/>
                <w:left w:val="none" w:sz="0" w:space="0" w:color="auto"/>
                <w:bottom w:val="none" w:sz="0" w:space="0" w:color="auto"/>
                <w:right w:val="none" w:sz="0" w:space="0" w:color="auto"/>
              </w:divBdr>
              <w:divsChild>
                <w:div w:id="142283352">
                  <w:marLeft w:val="0"/>
                  <w:marRight w:val="0"/>
                  <w:marTop w:val="0"/>
                  <w:marBottom w:val="0"/>
                  <w:divBdr>
                    <w:top w:val="none" w:sz="0" w:space="0" w:color="auto"/>
                    <w:left w:val="none" w:sz="0" w:space="0" w:color="auto"/>
                    <w:bottom w:val="none" w:sz="0" w:space="0" w:color="auto"/>
                    <w:right w:val="none" w:sz="0" w:space="0" w:color="auto"/>
                  </w:divBdr>
                  <w:divsChild>
                    <w:div w:id="292908627">
                      <w:marLeft w:val="0"/>
                      <w:marRight w:val="0"/>
                      <w:marTop w:val="0"/>
                      <w:marBottom w:val="0"/>
                      <w:divBdr>
                        <w:top w:val="none" w:sz="0" w:space="0" w:color="auto"/>
                        <w:left w:val="none" w:sz="0" w:space="0" w:color="auto"/>
                        <w:bottom w:val="none" w:sz="0" w:space="0" w:color="auto"/>
                        <w:right w:val="none" w:sz="0" w:space="0" w:color="auto"/>
                      </w:divBdr>
                    </w:div>
                  </w:divsChild>
                </w:div>
                <w:div w:id="185140092">
                  <w:marLeft w:val="0"/>
                  <w:marRight w:val="0"/>
                  <w:marTop w:val="0"/>
                  <w:marBottom w:val="0"/>
                  <w:divBdr>
                    <w:top w:val="none" w:sz="0" w:space="0" w:color="auto"/>
                    <w:left w:val="none" w:sz="0" w:space="0" w:color="auto"/>
                    <w:bottom w:val="none" w:sz="0" w:space="0" w:color="auto"/>
                    <w:right w:val="none" w:sz="0" w:space="0" w:color="auto"/>
                  </w:divBdr>
                  <w:divsChild>
                    <w:div w:id="452019411">
                      <w:marLeft w:val="0"/>
                      <w:marRight w:val="0"/>
                      <w:marTop w:val="0"/>
                      <w:marBottom w:val="0"/>
                      <w:divBdr>
                        <w:top w:val="none" w:sz="0" w:space="0" w:color="auto"/>
                        <w:left w:val="none" w:sz="0" w:space="0" w:color="auto"/>
                        <w:bottom w:val="none" w:sz="0" w:space="0" w:color="auto"/>
                        <w:right w:val="none" w:sz="0" w:space="0" w:color="auto"/>
                      </w:divBdr>
                    </w:div>
                    <w:div w:id="1203060937">
                      <w:marLeft w:val="0"/>
                      <w:marRight w:val="0"/>
                      <w:marTop w:val="0"/>
                      <w:marBottom w:val="0"/>
                      <w:divBdr>
                        <w:top w:val="none" w:sz="0" w:space="0" w:color="auto"/>
                        <w:left w:val="none" w:sz="0" w:space="0" w:color="auto"/>
                        <w:bottom w:val="none" w:sz="0" w:space="0" w:color="auto"/>
                        <w:right w:val="none" w:sz="0" w:space="0" w:color="auto"/>
                      </w:divBdr>
                    </w:div>
                    <w:div w:id="1370568453">
                      <w:marLeft w:val="0"/>
                      <w:marRight w:val="0"/>
                      <w:marTop w:val="0"/>
                      <w:marBottom w:val="0"/>
                      <w:divBdr>
                        <w:top w:val="none" w:sz="0" w:space="0" w:color="auto"/>
                        <w:left w:val="none" w:sz="0" w:space="0" w:color="auto"/>
                        <w:bottom w:val="none" w:sz="0" w:space="0" w:color="auto"/>
                        <w:right w:val="none" w:sz="0" w:space="0" w:color="auto"/>
                      </w:divBdr>
                    </w:div>
                    <w:div w:id="1578129938">
                      <w:marLeft w:val="0"/>
                      <w:marRight w:val="0"/>
                      <w:marTop w:val="0"/>
                      <w:marBottom w:val="0"/>
                      <w:divBdr>
                        <w:top w:val="none" w:sz="0" w:space="0" w:color="auto"/>
                        <w:left w:val="none" w:sz="0" w:space="0" w:color="auto"/>
                        <w:bottom w:val="none" w:sz="0" w:space="0" w:color="auto"/>
                        <w:right w:val="none" w:sz="0" w:space="0" w:color="auto"/>
                      </w:divBdr>
                    </w:div>
                    <w:div w:id="2104714913">
                      <w:marLeft w:val="0"/>
                      <w:marRight w:val="0"/>
                      <w:marTop w:val="0"/>
                      <w:marBottom w:val="0"/>
                      <w:divBdr>
                        <w:top w:val="none" w:sz="0" w:space="0" w:color="auto"/>
                        <w:left w:val="none" w:sz="0" w:space="0" w:color="auto"/>
                        <w:bottom w:val="none" w:sz="0" w:space="0" w:color="auto"/>
                        <w:right w:val="none" w:sz="0" w:space="0" w:color="auto"/>
                      </w:divBdr>
                    </w:div>
                  </w:divsChild>
                </w:div>
                <w:div w:id="195896319">
                  <w:marLeft w:val="0"/>
                  <w:marRight w:val="0"/>
                  <w:marTop w:val="0"/>
                  <w:marBottom w:val="0"/>
                  <w:divBdr>
                    <w:top w:val="none" w:sz="0" w:space="0" w:color="auto"/>
                    <w:left w:val="none" w:sz="0" w:space="0" w:color="auto"/>
                    <w:bottom w:val="none" w:sz="0" w:space="0" w:color="auto"/>
                    <w:right w:val="none" w:sz="0" w:space="0" w:color="auto"/>
                  </w:divBdr>
                  <w:divsChild>
                    <w:div w:id="434331488">
                      <w:marLeft w:val="0"/>
                      <w:marRight w:val="0"/>
                      <w:marTop w:val="0"/>
                      <w:marBottom w:val="0"/>
                      <w:divBdr>
                        <w:top w:val="none" w:sz="0" w:space="0" w:color="auto"/>
                        <w:left w:val="none" w:sz="0" w:space="0" w:color="auto"/>
                        <w:bottom w:val="none" w:sz="0" w:space="0" w:color="auto"/>
                        <w:right w:val="none" w:sz="0" w:space="0" w:color="auto"/>
                      </w:divBdr>
                    </w:div>
                  </w:divsChild>
                </w:div>
                <w:div w:id="267928694">
                  <w:marLeft w:val="0"/>
                  <w:marRight w:val="0"/>
                  <w:marTop w:val="0"/>
                  <w:marBottom w:val="0"/>
                  <w:divBdr>
                    <w:top w:val="none" w:sz="0" w:space="0" w:color="auto"/>
                    <w:left w:val="none" w:sz="0" w:space="0" w:color="auto"/>
                    <w:bottom w:val="none" w:sz="0" w:space="0" w:color="auto"/>
                    <w:right w:val="none" w:sz="0" w:space="0" w:color="auto"/>
                  </w:divBdr>
                  <w:divsChild>
                    <w:div w:id="1350059347">
                      <w:marLeft w:val="0"/>
                      <w:marRight w:val="0"/>
                      <w:marTop w:val="0"/>
                      <w:marBottom w:val="0"/>
                      <w:divBdr>
                        <w:top w:val="none" w:sz="0" w:space="0" w:color="auto"/>
                        <w:left w:val="none" w:sz="0" w:space="0" w:color="auto"/>
                        <w:bottom w:val="none" w:sz="0" w:space="0" w:color="auto"/>
                        <w:right w:val="none" w:sz="0" w:space="0" w:color="auto"/>
                      </w:divBdr>
                    </w:div>
                  </w:divsChild>
                </w:div>
                <w:div w:id="272246855">
                  <w:marLeft w:val="0"/>
                  <w:marRight w:val="0"/>
                  <w:marTop w:val="0"/>
                  <w:marBottom w:val="0"/>
                  <w:divBdr>
                    <w:top w:val="none" w:sz="0" w:space="0" w:color="auto"/>
                    <w:left w:val="none" w:sz="0" w:space="0" w:color="auto"/>
                    <w:bottom w:val="none" w:sz="0" w:space="0" w:color="auto"/>
                    <w:right w:val="none" w:sz="0" w:space="0" w:color="auto"/>
                  </w:divBdr>
                  <w:divsChild>
                    <w:div w:id="520242598">
                      <w:marLeft w:val="0"/>
                      <w:marRight w:val="0"/>
                      <w:marTop w:val="0"/>
                      <w:marBottom w:val="0"/>
                      <w:divBdr>
                        <w:top w:val="none" w:sz="0" w:space="0" w:color="auto"/>
                        <w:left w:val="none" w:sz="0" w:space="0" w:color="auto"/>
                        <w:bottom w:val="none" w:sz="0" w:space="0" w:color="auto"/>
                        <w:right w:val="none" w:sz="0" w:space="0" w:color="auto"/>
                      </w:divBdr>
                    </w:div>
                  </w:divsChild>
                </w:div>
                <w:div w:id="286813442">
                  <w:marLeft w:val="0"/>
                  <w:marRight w:val="0"/>
                  <w:marTop w:val="0"/>
                  <w:marBottom w:val="0"/>
                  <w:divBdr>
                    <w:top w:val="none" w:sz="0" w:space="0" w:color="auto"/>
                    <w:left w:val="none" w:sz="0" w:space="0" w:color="auto"/>
                    <w:bottom w:val="none" w:sz="0" w:space="0" w:color="auto"/>
                    <w:right w:val="none" w:sz="0" w:space="0" w:color="auto"/>
                  </w:divBdr>
                  <w:divsChild>
                    <w:div w:id="2026321537">
                      <w:marLeft w:val="0"/>
                      <w:marRight w:val="0"/>
                      <w:marTop w:val="0"/>
                      <w:marBottom w:val="0"/>
                      <w:divBdr>
                        <w:top w:val="none" w:sz="0" w:space="0" w:color="auto"/>
                        <w:left w:val="none" w:sz="0" w:space="0" w:color="auto"/>
                        <w:bottom w:val="none" w:sz="0" w:space="0" w:color="auto"/>
                        <w:right w:val="none" w:sz="0" w:space="0" w:color="auto"/>
                      </w:divBdr>
                    </w:div>
                  </w:divsChild>
                </w:div>
                <w:div w:id="291446924">
                  <w:marLeft w:val="0"/>
                  <w:marRight w:val="0"/>
                  <w:marTop w:val="0"/>
                  <w:marBottom w:val="0"/>
                  <w:divBdr>
                    <w:top w:val="none" w:sz="0" w:space="0" w:color="auto"/>
                    <w:left w:val="none" w:sz="0" w:space="0" w:color="auto"/>
                    <w:bottom w:val="none" w:sz="0" w:space="0" w:color="auto"/>
                    <w:right w:val="none" w:sz="0" w:space="0" w:color="auto"/>
                  </w:divBdr>
                  <w:divsChild>
                    <w:div w:id="2138449636">
                      <w:marLeft w:val="0"/>
                      <w:marRight w:val="0"/>
                      <w:marTop w:val="0"/>
                      <w:marBottom w:val="0"/>
                      <w:divBdr>
                        <w:top w:val="none" w:sz="0" w:space="0" w:color="auto"/>
                        <w:left w:val="none" w:sz="0" w:space="0" w:color="auto"/>
                        <w:bottom w:val="none" w:sz="0" w:space="0" w:color="auto"/>
                        <w:right w:val="none" w:sz="0" w:space="0" w:color="auto"/>
                      </w:divBdr>
                    </w:div>
                  </w:divsChild>
                </w:div>
                <w:div w:id="392512974">
                  <w:marLeft w:val="0"/>
                  <w:marRight w:val="0"/>
                  <w:marTop w:val="0"/>
                  <w:marBottom w:val="0"/>
                  <w:divBdr>
                    <w:top w:val="none" w:sz="0" w:space="0" w:color="auto"/>
                    <w:left w:val="none" w:sz="0" w:space="0" w:color="auto"/>
                    <w:bottom w:val="none" w:sz="0" w:space="0" w:color="auto"/>
                    <w:right w:val="none" w:sz="0" w:space="0" w:color="auto"/>
                  </w:divBdr>
                  <w:divsChild>
                    <w:div w:id="14503602">
                      <w:marLeft w:val="0"/>
                      <w:marRight w:val="0"/>
                      <w:marTop w:val="0"/>
                      <w:marBottom w:val="0"/>
                      <w:divBdr>
                        <w:top w:val="none" w:sz="0" w:space="0" w:color="auto"/>
                        <w:left w:val="none" w:sz="0" w:space="0" w:color="auto"/>
                        <w:bottom w:val="none" w:sz="0" w:space="0" w:color="auto"/>
                        <w:right w:val="none" w:sz="0" w:space="0" w:color="auto"/>
                      </w:divBdr>
                    </w:div>
                    <w:div w:id="1245342221">
                      <w:marLeft w:val="0"/>
                      <w:marRight w:val="0"/>
                      <w:marTop w:val="0"/>
                      <w:marBottom w:val="0"/>
                      <w:divBdr>
                        <w:top w:val="none" w:sz="0" w:space="0" w:color="auto"/>
                        <w:left w:val="none" w:sz="0" w:space="0" w:color="auto"/>
                        <w:bottom w:val="none" w:sz="0" w:space="0" w:color="auto"/>
                        <w:right w:val="none" w:sz="0" w:space="0" w:color="auto"/>
                      </w:divBdr>
                    </w:div>
                    <w:div w:id="1689335076">
                      <w:marLeft w:val="0"/>
                      <w:marRight w:val="0"/>
                      <w:marTop w:val="0"/>
                      <w:marBottom w:val="0"/>
                      <w:divBdr>
                        <w:top w:val="none" w:sz="0" w:space="0" w:color="auto"/>
                        <w:left w:val="none" w:sz="0" w:space="0" w:color="auto"/>
                        <w:bottom w:val="none" w:sz="0" w:space="0" w:color="auto"/>
                        <w:right w:val="none" w:sz="0" w:space="0" w:color="auto"/>
                      </w:divBdr>
                    </w:div>
                    <w:div w:id="1790930960">
                      <w:marLeft w:val="0"/>
                      <w:marRight w:val="0"/>
                      <w:marTop w:val="0"/>
                      <w:marBottom w:val="0"/>
                      <w:divBdr>
                        <w:top w:val="none" w:sz="0" w:space="0" w:color="auto"/>
                        <w:left w:val="none" w:sz="0" w:space="0" w:color="auto"/>
                        <w:bottom w:val="none" w:sz="0" w:space="0" w:color="auto"/>
                        <w:right w:val="none" w:sz="0" w:space="0" w:color="auto"/>
                      </w:divBdr>
                    </w:div>
                    <w:div w:id="2007584797">
                      <w:marLeft w:val="0"/>
                      <w:marRight w:val="0"/>
                      <w:marTop w:val="0"/>
                      <w:marBottom w:val="0"/>
                      <w:divBdr>
                        <w:top w:val="none" w:sz="0" w:space="0" w:color="auto"/>
                        <w:left w:val="none" w:sz="0" w:space="0" w:color="auto"/>
                        <w:bottom w:val="none" w:sz="0" w:space="0" w:color="auto"/>
                        <w:right w:val="none" w:sz="0" w:space="0" w:color="auto"/>
                      </w:divBdr>
                    </w:div>
                  </w:divsChild>
                </w:div>
                <w:div w:id="401684087">
                  <w:marLeft w:val="0"/>
                  <w:marRight w:val="0"/>
                  <w:marTop w:val="0"/>
                  <w:marBottom w:val="0"/>
                  <w:divBdr>
                    <w:top w:val="none" w:sz="0" w:space="0" w:color="auto"/>
                    <w:left w:val="none" w:sz="0" w:space="0" w:color="auto"/>
                    <w:bottom w:val="none" w:sz="0" w:space="0" w:color="auto"/>
                    <w:right w:val="none" w:sz="0" w:space="0" w:color="auto"/>
                  </w:divBdr>
                  <w:divsChild>
                    <w:div w:id="186064495">
                      <w:marLeft w:val="0"/>
                      <w:marRight w:val="0"/>
                      <w:marTop w:val="0"/>
                      <w:marBottom w:val="0"/>
                      <w:divBdr>
                        <w:top w:val="none" w:sz="0" w:space="0" w:color="auto"/>
                        <w:left w:val="none" w:sz="0" w:space="0" w:color="auto"/>
                        <w:bottom w:val="none" w:sz="0" w:space="0" w:color="auto"/>
                        <w:right w:val="none" w:sz="0" w:space="0" w:color="auto"/>
                      </w:divBdr>
                    </w:div>
                  </w:divsChild>
                </w:div>
                <w:div w:id="450438686">
                  <w:marLeft w:val="0"/>
                  <w:marRight w:val="0"/>
                  <w:marTop w:val="0"/>
                  <w:marBottom w:val="0"/>
                  <w:divBdr>
                    <w:top w:val="none" w:sz="0" w:space="0" w:color="auto"/>
                    <w:left w:val="none" w:sz="0" w:space="0" w:color="auto"/>
                    <w:bottom w:val="none" w:sz="0" w:space="0" w:color="auto"/>
                    <w:right w:val="none" w:sz="0" w:space="0" w:color="auto"/>
                  </w:divBdr>
                  <w:divsChild>
                    <w:div w:id="1257984553">
                      <w:marLeft w:val="0"/>
                      <w:marRight w:val="0"/>
                      <w:marTop w:val="0"/>
                      <w:marBottom w:val="0"/>
                      <w:divBdr>
                        <w:top w:val="none" w:sz="0" w:space="0" w:color="auto"/>
                        <w:left w:val="none" w:sz="0" w:space="0" w:color="auto"/>
                        <w:bottom w:val="none" w:sz="0" w:space="0" w:color="auto"/>
                        <w:right w:val="none" w:sz="0" w:space="0" w:color="auto"/>
                      </w:divBdr>
                    </w:div>
                  </w:divsChild>
                </w:div>
                <w:div w:id="470948103">
                  <w:marLeft w:val="0"/>
                  <w:marRight w:val="0"/>
                  <w:marTop w:val="0"/>
                  <w:marBottom w:val="0"/>
                  <w:divBdr>
                    <w:top w:val="none" w:sz="0" w:space="0" w:color="auto"/>
                    <w:left w:val="none" w:sz="0" w:space="0" w:color="auto"/>
                    <w:bottom w:val="none" w:sz="0" w:space="0" w:color="auto"/>
                    <w:right w:val="none" w:sz="0" w:space="0" w:color="auto"/>
                  </w:divBdr>
                  <w:divsChild>
                    <w:div w:id="1071080586">
                      <w:marLeft w:val="0"/>
                      <w:marRight w:val="0"/>
                      <w:marTop w:val="0"/>
                      <w:marBottom w:val="0"/>
                      <w:divBdr>
                        <w:top w:val="none" w:sz="0" w:space="0" w:color="auto"/>
                        <w:left w:val="none" w:sz="0" w:space="0" w:color="auto"/>
                        <w:bottom w:val="none" w:sz="0" w:space="0" w:color="auto"/>
                        <w:right w:val="none" w:sz="0" w:space="0" w:color="auto"/>
                      </w:divBdr>
                    </w:div>
                  </w:divsChild>
                </w:div>
                <w:div w:id="503787032">
                  <w:marLeft w:val="0"/>
                  <w:marRight w:val="0"/>
                  <w:marTop w:val="0"/>
                  <w:marBottom w:val="0"/>
                  <w:divBdr>
                    <w:top w:val="none" w:sz="0" w:space="0" w:color="auto"/>
                    <w:left w:val="none" w:sz="0" w:space="0" w:color="auto"/>
                    <w:bottom w:val="none" w:sz="0" w:space="0" w:color="auto"/>
                    <w:right w:val="none" w:sz="0" w:space="0" w:color="auto"/>
                  </w:divBdr>
                  <w:divsChild>
                    <w:div w:id="1955598374">
                      <w:marLeft w:val="0"/>
                      <w:marRight w:val="0"/>
                      <w:marTop w:val="0"/>
                      <w:marBottom w:val="0"/>
                      <w:divBdr>
                        <w:top w:val="none" w:sz="0" w:space="0" w:color="auto"/>
                        <w:left w:val="none" w:sz="0" w:space="0" w:color="auto"/>
                        <w:bottom w:val="none" w:sz="0" w:space="0" w:color="auto"/>
                        <w:right w:val="none" w:sz="0" w:space="0" w:color="auto"/>
                      </w:divBdr>
                    </w:div>
                  </w:divsChild>
                </w:div>
                <w:div w:id="535314924">
                  <w:marLeft w:val="0"/>
                  <w:marRight w:val="0"/>
                  <w:marTop w:val="0"/>
                  <w:marBottom w:val="0"/>
                  <w:divBdr>
                    <w:top w:val="none" w:sz="0" w:space="0" w:color="auto"/>
                    <w:left w:val="none" w:sz="0" w:space="0" w:color="auto"/>
                    <w:bottom w:val="none" w:sz="0" w:space="0" w:color="auto"/>
                    <w:right w:val="none" w:sz="0" w:space="0" w:color="auto"/>
                  </w:divBdr>
                  <w:divsChild>
                    <w:div w:id="1132556083">
                      <w:marLeft w:val="0"/>
                      <w:marRight w:val="0"/>
                      <w:marTop w:val="0"/>
                      <w:marBottom w:val="0"/>
                      <w:divBdr>
                        <w:top w:val="none" w:sz="0" w:space="0" w:color="auto"/>
                        <w:left w:val="none" w:sz="0" w:space="0" w:color="auto"/>
                        <w:bottom w:val="none" w:sz="0" w:space="0" w:color="auto"/>
                        <w:right w:val="none" w:sz="0" w:space="0" w:color="auto"/>
                      </w:divBdr>
                    </w:div>
                  </w:divsChild>
                </w:div>
                <w:div w:id="590970339">
                  <w:marLeft w:val="0"/>
                  <w:marRight w:val="0"/>
                  <w:marTop w:val="0"/>
                  <w:marBottom w:val="0"/>
                  <w:divBdr>
                    <w:top w:val="none" w:sz="0" w:space="0" w:color="auto"/>
                    <w:left w:val="none" w:sz="0" w:space="0" w:color="auto"/>
                    <w:bottom w:val="none" w:sz="0" w:space="0" w:color="auto"/>
                    <w:right w:val="none" w:sz="0" w:space="0" w:color="auto"/>
                  </w:divBdr>
                  <w:divsChild>
                    <w:div w:id="1708093535">
                      <w:marLeft w:val="0"/>
                      <w:marRight w:val="0"/>
                      <w:marTop w:val="0"/>
                      <w:marBottom w:val="0"/>
                      <w:divBdr>
                        <w:top w:val="none" w:sz="0" w:space="0" w:color="auto"/>
                        <w:left w:val="none" w:sz="0" w:space="0" w:color="auto"/>
                        <w:bottom w:val="none" w:sz="0" w:space="0" w:color="auto"/>
                        <w:right w:val="none" w:sz="0" w:space="0" w:color="auto"/>
                      </w:divBdr>
                    </w:div>
                  </w:divsChild>
                </w:div>
                <w:div w:id="621111796">
                  <w:marLeft w:val="0"/>
                  <w:marRight w:val="0"/>
                  <w:marTop w:val="0"/>
                  <w:marBottom w:val="0"/>
                  <w:divBdr>
                    <w:top w:val="none" w:sz="0" w:space="0" w:color="auto"/>
                    <w:left w:val="none" w:sz="0" w:space="0" w:color="auto"/>
                    <w:bottom w:val="none" w:sz="0" w:space="0" w:color="auto"/>
                    <w:right w:val="none" w:sz="0" w:space="0" w:color="auto"/>
                  </w:divBdr>
                  <w:divsChild>
                    <w:div w:id="78719293">
                      <w:marLeft w:val="0"/>
                      <w:marRight w:val="0"/>
                      <w:marTop w:val="0"/>
                      <w:marBottom w:val="0"/>
                      <w:divBdr>
                        <w:top w:val="none" w:sz="0" w:space="0" w:color="auto"/>
                        <w:left w:val="none" w:sz="0" w:space="0" w:color="auto"/>
                        <w:bottom w:val="none" w:sz="0" w:space="0" w:color="auto"/>
                        <w:right w:val="none" w:sz="0" w:space="0" w:color="auto"/>
                      </w:divBdr>
                    </w:div>
                  </w:divsChild>
                </w:div>
                <w:div w:id="629439966">
                  <w:marLeft w:val="0"/>
                  <w:marRight w:val="0"/>
                  <w:marTop w:val="0"/>
                  <w:marBottom w:val="0"/>
                  <w:divBdr>
                    <w:top w:val="none" w:sz="0" w:space="0" w:color="auto"/>
                    <w:left w:val="none" w:sz="0" w:space="0" w:color="auto"/>
                    <w:bottom w:val="none" w:sz="0" w:space="0" w:color="auto"/>
                    <w:right w:val="none" w:sz="0" w:space="0" w:color="auto"/>
                  </w:divBdr>
                  <w:divsChild>
                    <w:div w:id="1548177541">
                      <w:marLeft w:val="0"/>
                      <w:marRight w:val="0"/>
                      <w:marTop w:val="0"/>
                      <w:marBottom w:val="0"/>
                      <w:divBdr>
                        <w:top w:val="none" w:sz="0" w:space="0" w:color="auto"/>
                        <w:left w:val="none" w:sz="0" w:space="0" w:color="auto"/>
                        <w:bottom w:val="none" w:sz="0" w:space="0" w:color="auto"/>
                        <w:right w:val="none" w:sz="0" w:space="0" w:color="auto"/>
                      </w:divBdr>
                    </w:div>
                  </w:divsChild>
                </w:div>
                <w:div w:id="716586175">
                  <w:marLeft w:val="0"/>
                  <w:marRight w:val="0"/>
                  <w:marTop w:val="0"/>
                  <w:marBottom w:val="0"/>
                  <w:divBdr>
                    <w:top w:val="none" w:sz="0" w:space="0" w:color="auto"/>
                    <w:left w:val="none" w:sz="0" w:space="0" w:color="auto"/>
                    <w:bottom w:val="none" w:sz="0" w:space="0" w:color="auto"/>
                    <w:right w:val="none" w:sz="0" w:space="0" w:color="auto"/>
                  </w:divBdr>
                  <w:divsChild>
                    <w:div w:id="448624576">
                      <w:marLeft w:val="0"/>
                      <w:marRight w:val="0"/>
                      <w:marTop w:val="0"/>
                      <w:marBottom w:val="0"/>
                      <w:divBdr>
                        <w:top w:val="none" w:sz="0" w:space="0" w:color="auto"/>
                        <w:left w:val="none" w:sz="0" w:space="0" w:color="auto"/>
                        <w:bottom w:val="none" w:sz="0" w:space="0" w:color="auto"/>
                        <w:right w:val="none" w:sz="0" w:space="0" w:color="auto"/>
                      </w:divBdr>
                    </w:div>
                  </w:divsChild>
                </w:div>
                <w:div w:id="818349469">
                  <w:marLeft w:val="0"/>
                  <w:marRight w:val="0"/>
                  <w:marTop w:val="0"/>
                  <w:marBottom w:val="0"/>
                  <w:divBdr>
                    <w:top w:val="none" w:sz="0" w:space="0" w:color="auto"/>
                    <w:left w:val="none" w:sz="0" w:space="0" w:color="auto"/>
                    <w:bottom w:val="none" w:sz="0" w:space="0" w:color="auto"/>
                    <w:right w:val="none" w:sz="0" w:space="0" w:color="auto"/>
                  </w:divBdr>
                  <w:divsChild>
                    <w:div w:id="924614362">
                      <w:marLeft w:val="0"/>
                      <w:marRight w:val="0"/>
                      <w:marTop w:val="0"/>
                      <w:marBottom w:val="0"/>
                      <w:divBdr>
                        <w:top w:val="none" w:sz="0" w:space="0" w:color="auto"/>
                        <w:left w:val="none" w:sz="0" w:space="0" w:color="auto"/>
                        <w:bottom w:val="none" w:sz="0" w:space="0" w:color="auto"/>
                        <w:right w:val="none" w:sz="0" w:space="0" w:color="auto"/>
                      </w:divBdr>
                    </w:div>
                  </w:divsChild>
                </w:div>
                <w:div w:id="846864995">
                  <w:marLeft w:val="0"/>
                  <w:marRight w:val="0"/>
                  <w:marTop w:val="0"/>
                  <w:marBottom w:val="0"/>
                  <w:divBdr>
                    <w:top w:val="none" w:sz="0" w:space="0" w:color="auto"/>
                    <w:left w:val="none" w:sz="0" w:space="0" w:color="auto"/>
                    <w:bottom w:val="none" w:sz="0" w:space="0" w:color="auto"/>
                    <w:right w:val="none" w:sz="0" w:space="0" w:color="auto"/>
                  </w:divBdr>
                  <w:divsChild>
                    <w:div w:id="379130015">
                      <w:marLeft w:val="0"/>
                      <w:marRight w:val="0"/>
                      <w:marTop w:val="0"/>
                      <w:marBottom w:val="0"/>
                      <w:divBdr>
                        <w:top w:val="none" w:sz="0" w:space="0" w:color="auto"/>
                        <w:left w:val="none" w:sz="0" w:space="0" w:color="auto"/>
                        <w:bottom w:val="none" w:sz="0" w:space="0" w:color="auto"/>
                        <w:right w:val="none" w:sz="0" w:space="0" w:color="auto"/>
                      </w:divBdr>
                    </w:div>
                  </w:divsChild>
                </w:div>
                <w:div w:id="848371639">
                  <w:marLeft w:val="0"/>
                  <w:marRight w:val="0"/>
                  <w:marTop w:val="0"/>
                  <w:marBottom w:val="0"/>
                  <w:divBdr>
                    <w:top w:val="none" w:sz="0" w:space="0" w:color="auto"/>
                    <w:left w:val="none" w:sz="0" w:space="0" w:color="auto"/>
                    <w:bottom w:val="none" w:sz="0" w:space="0" w:color="auto"/>
                    <w:right w:val="none" w:sz="0" w:space="0" w:color="auto"/>
                  </w:divBdr>
                  <w:divsChild>
                    <w:div w:id="2001035489">
                      <w:marLeft w:val="0"/>
                      <w:marRight w:val="0"/>
                      <w:marTop w:val="0"/>
                      <w:marBottom w:val="0"/>
                      <w:divBdr>
                        <w:top w:val="none" w:sz="0" w:space="0" w:color="auto"/>
                        <w:left w:val="none" w:sz="0" w:space="0" w:color="auto"/>
                        <w:bottom w:val="none" w:sz="0" w:space="0" w:color="auto"/>
                        <w:right w:val="none" w:sz="0" w:space="0" w:color="auto"/>
                      </w:divBdr>
                    </w:div>
                  </w:divsChild>
                </w:div>
                <w:div w:id="880937553">
                  <w:marLeft w:val="0"/>
                  <w:marRight w:val="0"/>
                  <w:marTop w:val="0"/>
                  <w:marBottom w:val="0"/>
                  <w:divBdr>
                    <w:top w:val="none" w:sz="0" w:space="0" w:color="auto"/>
                    <w:left w:val="none" w:sz="0" w:space="0" w:color="auto"/>
                    <w:bottom w:val="none" w:sz="0" w:space="0" w:color="auto"/>
                    <w:right w:val="none" w:sz="0" w:space="0" w:color="auto"/>
                  </w:divBdr>
                  <w:divsChild>
                    <w:div w:id="406271802">
                      <w:marLeft w:val="0"/>
                      <w:marRight w:val="0"/>
                      <w:marTop w:val="0"/>
                      <w:marBottom w:val="0"/>
                      <w:divBdr>
                        <w:top w:val="none" w:sz="0" w:space="0" w:color="auto"/>
                        <w:left w:val="none" w:sz="0" w:space="0" w:color="auto"/>
                        <w:bottom w:val="none" w:sz="0" w:space="0" w:color="auto"/>
                        <w:right w:val="none" w:sz="0" w:space="0" w:color="auto"/>
                      </w:divBdr>
                    </w:div>
                  </w:divsChild>
                </w:div>
                <w:div w:id="932474815">
                  <w:marLeft w:val="0"/>
                  <w:marRight w:val="0"/>
                  <w:marTop w:val="0"/>
                  <w:marBottom w:val="0"/>
                  <w:divBdr>
                    <w:top w:val="none" w:sz="0" w:space="0" w:color="auto"/>
                    <w:left w:val="none" w:sz="0" w:space="0" w:color="auto"/>
                    <w:bottom w:val="none" w:sz="0" w:space="0" w:color="auto"/>
                    <w:right w:val="none" w:sz="0" w:space="0" w:color="auto"/>
                  </w:divBdr>
                  <w:divsChild>
                    <w:div w:id="291790859">
                      <w:marLeft w:val="0"/>
                      <w:marRight w:val="0"/>
                      <w:marTop w:val="0"/>
                      <w:marBottom w:val="0"/>
                      <w:divBdr>
                        <w:top w:val="none" w:sz="0" w:space="0" w:color="auto"/>
                        <w:left w:val="none" w:sz="0" w:space="0" w:color="auto"/>
                        <w:bottom w:val="none" w:sz="0" w:space="0" w:color="auto"/>
                        <w:right w:val="none" w:sz="0" w:space="0" w:color="auto"/>
                      </w:divBdr>
                    </w:div>
                  </w:divsChild>
                </w:div>
                <w:div w:id="941035762">
                  <w:marLeft w:val="0"/>
                  <w:marRight w:val="0"/>
                  <w:marTop w:val="0"/>
                  <w:marBottom w:val="0"/>
                  <w:divBdr>
                    <w:top w:val="none" w:sz="0" w:space="0" w:color="auto"/>
                    <w:left w:val="none" w:sz="0" w:space="0" w:color="auto"/>
                    <w:bottom w:val="none" w:sz="0" w:space="0" w:color="auto"/>
                    <w:right w:val="none" w:sz="0" w:space="0" w:color="auto"/>
                  </w:divBdr>
                  <w:divsChild>
                    <w:div w:id="246574232">
                      <w:marLeft w:val="0"/>
                      <w:marRight w:val="0"/>
                      <w:marTop w:val="0"/>
                      <w:marBottom w:val="0"/>
                      <w:divBdr>
                        <w:top w:val="none" w:sz="0" w:space="0" w:color="auto"/>
                        <w:left w:val="none" w:sz="0" w:space="0" w:color="auto"/>
                        <w:bottom w:val="none" w:sz="0" w:space="0" w:color="auto"/>
                        <w:right w:val="none" w:sz="0" w:space="0" w:color="auto"/>
                      </w:divBdr>
                    </w:div>
                  </w:divsChild>
                </w:div>
                <w:div w:id="1034961355">
                  <w:marLeft w:val="0"/>
                  <w:marRight w:val="0"/>
                  <w:marTop w:val="0"/>
                  <w:marBottom w:val="0"/>
                  <w:divBdr>
                    <w:top w:val="none" w:sz="0" w:space="0" w:color="auto"/>
                    <w:left w:val="none" w:sz="0" w:space="0" w:color="auto"/>
                    <w:bottom w:val="none" w:sz="0" w:space="0" w:color="auto"/>
                    <w:right w:val="none" w:sz="0" w:space="0" w:color="auto"/>
                  </w:divBdr>
                  <w:divsChild>
                    <w:div w:id="1286043131">
                      <w:marLeft w:val="0"/>
                      <w:marRight w:val="0"/>
                      <w:marTop w:val="0"/>
                      <w:marBottom w:val="0"/>
                      <w:divBdr>
                        <w:top w:val="none" w:sz="0" w:space="0" w:color="auto"/>
                        <w:left w:val="none" w:sz="0" w:space="0" w:color="auto"/>
                        <w:bottom w:val="none" w:sz="0" w:space="0" w:color="auto"/>
                        <w:right w:val="none" w:sz="0" w:space="0" w:color="auto"/>
                      </w:divBdr>
                    </w:div>
                  </w:divsChild>
                </w:div>
                <w:div w:id="1216350257">
                  <w:marLeft w:val="0"/>
                  <w:marRight w:val="0"/>
                  <w:marTop w:val="0"/>
                  <w:marBottom w:val="0"/>
                  <w:divBdr>
                    <w:top w:val="none" w:sz="0" w:space="0" w:color="auto"/>
                    <w:left w:val="none" w:sz="0" w:space="0" w:color="auto"/>
                    <w:bottom w:val="none" w:sz="0" w:space="0" w:color="auto"/>
                    <w:right w:val="none" w:sz="0" w:space="0" w:color="auto"/>
                  </w:divBdr>
                  <w:divsChild>
                    <w:div w:id="1790511890">
                      <w:marLeft w:val="0"/>
                      <w:marRight w:val="0"/>
                      <w:marTop w:val="0"/>
                      <w:marBottom w:val="0"/>
                      <w:divBdr>
                        <w:top w:val="none" w:sz="0" w:space="0" w:color="auto"/>
                        <w:left w:val="none" w:sz="0" w:space="0" w:color="auto"/>
                        <w:bottom w:val="none" w:sz="0" w:space="0" w:color="auto"/>
                        <w:right w:val="none" w:sz="0" w:space="0" w:color="auto"/>
                      </w:divBdr>
                    </w:div>
                  </w:divsChild>
                </w:div>
                <w:div w:id="1301686161">
                  <w:marLeft w:val="0"/>
                  <w:marRight w:val="0"/>
                  <w:marTop w:val="0"/>
                  <w:marBottom w:val="0"/>
                  <w:divBdr>
                    <w:top w:val="none" w:sz="0" w:space="0" w:color="auto"/>
                    <w:left w:val="none" w:sz="0" w:space="0" w:color="auto"/>
                    <w:bottom w:val="none" w:sz="0" w:space="0" w:color="auto"/>
                    <w:right w:val="none" w:sz="0" w:space="0" w:color="auto"/>
                  </w:divBdr>
                  <w:divsChild>
                    <w:div w:id="1259293046">
                      <w:marLeft w:val="0"/>
                      <w:marRight w:val="0"/>
                      <w:marTop w:val="0"/>
                      <w:marBottom w:val="0"/>
                      <w:divBdr>
                        <w:top w:val="none" w:sz="0" w:space="0" w:color="auto"/>
                        <w:left w:val="none" w:sz="0" w:space="0" w:color="auto"/>
                        <w:bottom w:val="none" w:sz="0" w:space="0" w:color="auto"/>
                        <w:right w:val="none" w:sz="0" w:space="0" w:color="auto"/>
                      </w:divBdr>
                    </w:div>
                  </w:divsChild>
                </w:div>
                <w:div w:id="1348368369">
                  <w:marLeft w:val="0"/>
                  <w:marRight w:val="0"/>
                  <w:marTop w:val="0"/>
                  <w:marBottom w:val="0"/>
                  <w:divBdr>
                    <w:top w:val="none" w:sz="0" w:space="0" w:color="auto"/>
                    <w:left w:val="none" w:sz="0" w:space="0" w:color="auto"/>
                    <w:bottom w:val="none" w:sz="0" w:space="0" w:color="auto"/>
                    <w:right w:val="none" w:sz="0" w:space="0" w:color="auto"/>
                  </w:divBdr>
                  <w:divsChild>
                    <w:div w:id="1088381304">
                      <w:marLeft w:val="0"/>
                      <w:marRight w:val="0"/>
                      <w:marTop w:val="0"/>
                      <w:marBottom w:val="0"/>
                      <w:divBdr>
                        <w:top w:val="none" w:sz="0" w:space="0" w:color="auto"/>
                        <w:left w:val="none" w:sz="0" w:space="0" w:color="auto"/>
                        <w:bottom w:val="none" w:sz="0" w:space="0" w:color="auto"/>
                        <w:right w:val="none" w:sz="0" w:space="0" w:color="auto"/>
                      </w:divBdr>
                    </w:div>
                  </w:divsChild>
                </w:div>
                <w:div w:id="1391657076">
                  <w:marLeft w:val="0"/>
                  <w:marRight w:val="0"/>
                  <w:marTop w:val="0"/>
                  <w:marBottom w:val="0"/>
                  <w:divBdr>
                    <w:top w:val="none" w:sz="0" w:space="0" w:color="auto"/>
                    <w:left w:val="none" w:sz="0" w:space="0" w:color="auto"/>
                    <w:bottom w:val="none" w:sz="0" w:space="0" w:color="auto"/>
                    <w:right w:val="none" w:sz="0" w:space="0" w:color="auto"/>
                  </w:divBdr>
                  <w:divsChild>
                    <w:div w:id="148979177">
                      <w:marLeft w:val="0"/>
                      <w:marRight w:val="0"/>
                      <w:marTop w:val="0"/>
                      <w:marBottom w:val="0"/>
                      <w:divBdr>
                        <w:top w:val="none" w:sz="0" w:space="0" w:color="auto"/>
                        <w:left w:val="none" w:sz="0" w:space="0" w:color="auto"/>
                        <w:bottom w:val="none" w:sz="0" w:space="0" w:color="auto"/>
                        <w:right w:val="none" w:sz="0" w:space="0" w:color="auto"/>
                      </w:divBdr>
                    </w:div>
                    <w:div w:id="259604297">
                      <w:marLeft w:val="0"/>
                      <w:marRight w:val="0"/>
                      <w:marTop w:val="0"/>
                      <w:marBottom w:val="0"/>
                      <w:divBdr>
                        <w:top w:val="none" w:sz="0" w:space="0" w:color="auto"/>
                        <w:left w:val="none" w:sz="0" w:space="0" w:color="auto"/>
                        <w:bottom w:val="none" w:sz="0" w:space="0" w:color="auto"/>
                        <w:right w:val="none" w:sz="0" w:space="0" w:color="auto"/>
                      </w:divBdr>
                    </w:div>
                    <w:div w:id="798955982">
                      <w:marLeft w:val="0"/>
                      <w:marRight w:val="0"/>
                      <w:marTop w:val="0"/>
                      <w:marBottom w:val="0"/>
                      <w:divBdr>
                        <w:top w:val="none" w:sz="0" w:space="0" w:color="auto"/>
                        <w:left w:val="none" w:sz="0" w:space="0" w:color="auto"/>
                        <w:bottom w:val="none" w:sz="0" w:space="0" w:color="auto"/>
                        <w:right w:val="none" w:sz="0" w:space="0" w:color="auto"/>
                      </w:divBdr>
                    </w:div>
                    <w:div w:id="908811710">
                      <w:marLeft w:val="0"/>
                      <w:marRight w:val="0"/>
                      <w:marTop w:val="0"/>
                      <w:marBottom w:val="0"/>
                      <w:divBdr>
                        <w:top w:val="none" w:sz="0" w:space="0" w:color="auto"/>
                        <w:left w:val="none" w:sz="0" w:space="0" w:color="auto"/>
                        <w:bottom w:val="none" w:sz="0" w:space="0" w:color="auto"/>
                        <w:right w:val="none" w:sz="0" w:space="0" w:color="auto"/>
                      </w:divBdr>
                    </w:div>
                    <w:div w:id="1871844634">
                      <w:marLeft w:val="0"/>
                      <w:marRight w:val="0"/>
                      <w:marTop w:val="0"/>
                      <w:marBottom w:val="0"/>
                      <w:divBdr>
                        <w:top w:val="none" w:sz="0" w:space="0" w:color="auto"/>
                        <w:left w:val="none" w:sz="0" w:space="0" w:color="auto"/>
                        <w:bottom w:val="none" w:sz="0" w:space="0" w:color="auto"/>
                        <w:right w:val="none" w:sz="0" w:space="0" w:color="auto"/>
                      </w:divBdr>
                    </w:div>
                  </w:divsChild>
                </w:div>
                <w:div w:id="1422556964">
                  <w:marLeft w:val="0"/>
                  <w:marRight w:val="0"/>
                  <w:marTop w:val="0"/>
                  <w:marBottom w:val="0"/>
                  <w:divBdr>
                    <w:top w:val="none" w:sz="0" w:space="0" w:color="auto"/>
                    <w:left w:val="none" w:sz="0" w:space="0" w:color="auto"/>
                    <w:bottom w:val="none" w:sz="0" w:space="0" w:color="auto"/>
                    <w:right w:val="none" w:sz="0" w:space="0" w:color="auto"/>
                  </w:divBdr>
                  <w:divsChild>
                    <w:div w:id="1276132665">
                      <w:marLeft w:val="0"/>
                      <w:marRight w:val="0"/>
                      <w:marTop w:val="0"/>
                      <w:marBottom w:val="0"/>
                      <w:divBdr>
                        <w:top w:val="none" w:sz="0" w:space="0" w:color="auto"/>
                        <w:left w:val="none" w:sz="0" w:space="0" w:color="auto"/>
                        <w:bottom w:val="none" w:sz="0" w:space="0" w:color="auto"/>
                        <w:right w:val="none" w:sz="0" w:space="0" w:color="auto"/>
                      </w:divBdr>
                    </w:div>
                  </w:divsChild>
                </w:div>
                <w:div w:id="1481532238">
                  <w:marLeft w:val="0"/>
                  <w:marRight w:val="0"/>
                  <w:marTop w:val="0"/>
                  <w:marBottom w:val="0"/>
                  <w:divBdr>
                    <w:top w:val="none" w:sz="0" w:space="0" w:color="auto"/>
                    <w:left w:val="none" w:sz="0" w:space="0" w:color="auto"/>
                    <w:bottom w:val="none" w:sz="0" w:space="0" w:color="auto"/>
                    <w:right w:val="none" w:sz="0" w:space="0" w:color="auto"/>
                  </w:divBdr>
                  <w:divsChild>
                    <w:div w:id="1732969464">
                      <w:marLeft w:val="0"/>
                      <w:marRight w:val="0"/>
                      <w:marTop w:val="0"/>
                      <w:marBottom w:val="0"/>
                      <w:divBdr>
                        <w:top w:val="none" w:sz="0" w:space="0" w:color="auto"/>
                        <w:left w:val="none" w:sz="0" w:space="0" w:color="auto"/>
                        <w:bottom w:val="none" w:sz="0" w:space="0" w:color="auto"/>
                        <w:right w:val="none" w:sz="0" w:space="0" w:color="auto"/>
                      </w:divBdr>
                    </w:div>
                  </w:divsChild>
                </w:div>
                <w:div w:id="1493057531">
                  <w:marLeft w:val="0"/>
                  <w:marRight w:val="0"/>
                  <w:marTop w:val="0"/>
                  <w:marBottom w:val="0"/>
                  <w:divBdr>
                    <w:top w:val="none" w:sz="0" w:space="0" w:color="auto"/>
                    <w:left w:val="none" w:sz="0" w:space="0" w:color="auto"/>
                    <w:bottom w:val="none" w:sz="0" w:space="0" w:color="auto"/>
                    <w:right w:val="none" w:sz="0" w:space="0" w:color="auto"/>
                  </w:divBdr>
                  <w:divsChild>
                    <w:div w:id="1345086296">
                      <w:marLeft w:val="0"/>
                      <w:marRight w:val="0"/>
                      <w:marTop w:val="0"/>
                      <w:marBottom w:val="0"/>
                      <w:divBdr>
                        <w:top w:val="none" w:sz="0" w:space="0" w:color="auto"/>
                        <w:left w:val="none" w:sz="0" w:space="0" w:color="auto"/>
                        <w:bottom w:val="none" w:sz="0" w:space="0" w:color="auto"/>
                        <w:right w:val="none" w:sz="0" w:space="0" w:color="auto"/>
                      </w:divBdr>
                    </w:div>
                  </w:divsChild>
                </w:div>
                <w:div w:id="1618098989">
                  <w:marLeft w:val="0"/>
                  <w:marRight w:val="0"/>
                  <w:marTop w:val="0"/>
                  <w:marBottom w:val="0"/>
                  <w:divBdr>
                    <w:top w:val="none" w:sz="0" w:space="0" w:color="auto"/>
                    <w:left w:val="none" w:sz="0" w:space="0" w:color="auto"/>
                    <w:bottom w:val="none" w:sz="0" w:space="0" w:color="auto"/>
                    <w:right w:val="none" w:sz="0" w:space="0" w:color="auto"/>
                  </w:divBdr>
                  <w:divsChild>
                    <w:div w:id="1336297479">
                      <w:marLeft w:val="0"/>
                      <w:marRight w:val="0"/>
                      <w:marTop w:val="0"/>
                      <w:marBottom w:val="0"/>
                      <w:divBdr>
                        <w:top w:val="none" w:sz="0" w:space="0" w:color="auto"/>
                        <w:left w:val="none" w:sz="0" w:space="0" w:color="auto"/>
                        <w:bottom w:val="none" w:sz="0" w:space="0" w:color="auto"/>
                        <w:right w:val="none" w:sz="0" w:space="0" w:color="auto"/>
                      </w:divBdr>
                    </w:div>
                  </w:divsChild>
                </w:div>
                <w:div w:id="1672681806">
                  <w:marLeft w:val="0"/>
                  <w:marRight w:val="0"/>
                  <w:marTop w:val="0"/>
                  <w:marBottom w:val="0"/>
                  <w:divBdr>
                    <w:top w:val="none" w:sz="0" w:space="0" w:color="auto"/>
                    <w:left w:val="none" w:sz="0" w:space="0" w:color="auto"/>
                    <w:bottom w:val="none" w:sz="0" w:space="0" w:color="auto"/>
                    <w:right w:val="none" w:sz="0" w:space="0" w:color="auto"/>
                  </w:divBdr>
                  <w:divsChild>
                    <w:div w:id="1487161432">
                      <w:marLeft w:val="0"/>
                      <w:marRight w:val="0"/>
                      <w:marTop w:val="0"/>
                      <w:marBottom w:val="0"/>
                      <w:divBdr>
                        <w:top w:val="none" w:sz="0" w:space="0" w:color="auto"/>
                        <w:left w:val="none" w:sz="0" w:space="0" w:color="auto"/>
                        <w:bottom w:val="none" w:sz="0" w:space="0" w:color="auto"/>
                        <w:right w:val="none" w:sz="0" w:space="0" w:color="auto"/>
                      </w:divBdr>
                    </w:div>
                  </w:divsChild>
                </w:div>
                <w:div w:id="1681423078">
                  <w:marLeft w:val="0"/>
                  <w:marRight w:val="0"/>
                  <w:marTop w:val="0"/>
                  <w:marBottom w:val="0"/>
                  <w:divBdr>
                    <w:top w:val="none" w:sz="0" w:space="0" w:color="auto"/>
                    <w:left w:val="none" w:sz="0" w:space="0" w:color="auto"/>
                    <w:bottom w:val="none" w:sz="0" w:space="0" w:color="auto"/>
                    <w:right w:val="none" w:sz="0" w:space="0" w:color="auto"/>
                  </w:divBdr>
                  <w:divsChild>
                    <w:div w:id="1383016029">
                      <w:marLeft w:val="0"/>
                      <w:marRight w:val="0"/>
                      <w:marTop w:val="0"/>
                      <w:marBottom w:val="0"/>
                      <w:divBdr>
                        <w:top w:val="none" w:sz="0" w:space="0" w:color="auto"/>
                        <w:left w:val="none" w:sz="0" w:space="0" w:color="auto"/>
                        <w:bottom w:val="none" w:sz="0" w:space="0" w:color="auto"/>
                        <w:right w:val="none" w:sz="0" w:space="0" w:color="auto"/>
                      </w:divBdr>
                    </w:div>
                  </w:divsChild>
                </w:div>
                <w:div w:id="1681423096">
                  <w:marLeft w:val="0"/>
                  <w:marRight w:val="0"/>
                  <w:marTop w:val="0"/>
                  <w:marBottom w:val="0"/>
                  <w:divBdr>
                    <w:top w:val="none" w:sz="0" w:space="0" w:color="auto"/>
                    <w:left w:val="none" w:sz="0" w:space="0" w:color="auto"/>
                    <w:bottom w:val="none" w:sz="0" w:space="0" w:color="auto"/>
                    <w:right w:val="none" w:sz="0" w:space="0" w:color="auto"/>
                  </w:divBdr>
                  <w:divsChild>
                    <w:div w:id="1501501177">
                      <w:marLeft w:val="0"/>
                      <w:marRight w:val="0"/>
                      <w:marTop w:val="0"/>
                      <w:marBottom w:val="0"/>
                      <w:divBdr>
                        <w:top w:val="none" w:sz="0" w:space="0" w:color="auto"/>
                        <w:left w:val="none" w:sz="0" w:space="0" w:color="auto"/>
                        <w:bottom w:val="none" w:sz="0" w:space="0" w:color="auto"/>
                        <w:right w:val="none" w:sz="0" w:space="0" w:color="auto"/>
                      </w:divBdr>
                    </w:div>
                  </w:divsChild>
                </w:div>
                <w:div w:id="1681928891">
                  <w:marLeft w:val="0"/>
                  <w:marRight w:val="0"/>
                  <w:marTop w:val="0"/>
                  <w:marBottom w:val="0"/>
                  <w:divBdr>
                    <w:top w:val="none" w:sz="0" w:space="0" w:color="auto"/>
                    <w:left w:val="none" w:sz="0" w:space="0" w:color="auto"/>
                    <w:bottom w:val="none" w:sz="0" w:space="0" w:color="auto"/>
                    <w:right w:val="none" w:sz="0" w:space="0" w:color="auto"/>
                  </w:divBdr>
                  <w:divsChild>
                    <w:div w:id="195968907">
                      <w:marLeft w:val="0"/>
                      <w:marRight w:val="0"/>
                      <w:marTop w:val="0"/>
                      <w:marBottom w:val="0"/>
                      <w:divBdr>
                        <w:top w:val="none" w:sz="0" w:space="0" w:color="auto"/>
                        <w:left w:val="none" w:sz="0" w:space="0" w:color="auto"/>
                        <w:bottom w:val="none" w:sz="0" w:space="0" w:color="auto"/>
                        <w:right w:val="none" w:sz="0" w:space="0" w:color="auto"/>
                      </w:divBdr>
                    </w:div>
                    <w:div w:id="367336540">
                      <w:marLeft w:val="0"/>
                      <w:marRight w:val="0"/>
                      <w:marTop w:val="0"/>
                      <w:marBottom w:val="0"/>
                      <w:divBdr>
                        <w:top w:val="none" w:sz="0" w:space="0" w:color="auto"/>
                        <w:left w:val="none" w:sz="0" w:space="0" w:color="auto"/>
                        <w:bottom w:val="none" w:sz="0" w:space="0" w:color="auto"/>
                        <w:right w:val="none" w:sz="0" w:space="0" w:color="auto"/>
                      </w:divBdr>
                    </w:div>
                  </w:divsChild>
                </w:div>
                <w:div w:id="1736202126">
                  <w:marLeft w:val="0"/>
                  <w:marRight w:val="0"/>
                  <w:marTop w:val="0"/>
                  <w:marBottom w:val="0"/>
                  <w:divBdr>
                    <w:top w:val="none" w:sz="0" w:space="0" w:color="auto"/>
                    <w:left w:val="none" w:sz="0" w:space="0" w:color="auto"/>
                    <w:bottom w:val="none" w:sz="0" w:space="0" w:color="auto"/>
                    <w:right w:val="none" w:sz="0" w:space="0" w:color="auto"/>
                  </w:divBdr>
                  <w:divsChild>
                    <w:div w:id="545877930">
                      <w:marLeft w:val="0"/>
                      <w:marRight w:val="0"/>
                      <w:marTop w:val="0"/>
                      <w:marBottom w:val="0"/>
                      <w:divBdr>
                        <w:top w:val="none" w:sz="0" w:space="0" w:color="auto"/>
                        <w:left w:val="none" w:sz="0" w:space="0" w:color="auto"/>
                        <w:bottom w:val="none" w:sz="0" w:space="0" w:color="auto"/>
                        <w:right w:val="none" w:sz="0" w:space="0" w:color="auto"/>
                      </w:divBdr>
                    </w:div>
                  </w:divsChild>
                </w:div>
                <w:div w:id="1833838326">
                  <w:marLeft w:val="0"/>
                  <w:marRight w:val="0"/>
                  <w:marTop w:val="0"/>
                  <w:marBottom w:val="0"/>
                  <w:divBdr>
                    <w:top w:val="none" w:sz="0" w:space="0" w:color="auto"/>
                    <w:left w:val="none" w:sz="0" w:space="0" w:color="auto"/>
                    <w:bottom w:val="none" w:sz="0" w:space="0" w:color="auto"/>
                    <w:right w:val="none" w:sz="0" w:space="0" w:color="auto"/>
                  </w:divBdr>
                  <w:divsChild>
                    <w:div w:id="975110217">
                      <w:marLeft w:val="0"/>
                      <w:marRight w:val="0"/>
                      <w:marTop w:val="0"/>
                      <w:marBottom w:val="0"/>
                      <w:divBdr>
                        <w:top w:val="none" w:sz="0" w:space="0" w:color="auto"/>
                        <w:left w:val="none" w:sz="0" w:space="0" w:color="auto"/>
                        <w:bottom w:val="none" w:sz="0" w:space="0" w:color="auto"/>
                        <w:right w:val="none" w:sz="0" w:space="0" w:color="auto"/>
                      </w:divBdr>
                    </w:div>
                  </w:divsChild>
                </w:div>
                <w:div w:id="1914658904">
                  <w:marLeft w:val="0"/>
                  <w:marRight w:val="0"/>
                  <w:marTop w:val="0"/>
                  <w:marBottom w:val="0"/>
                  <w:divBdr>
                    <w:top w:val="none" w:sz="0" w:space="0" w:color="auto"/>
                    <w:left w:val="none" w:sz="0" w:space="0" w:color="auto"/>
                    <w:bottom w:val="none" w:sz="0" w:space="0" w:color="auto"/>
                    <w:right w:val="none" w:sz="0" w:space="0" w:color="auto"/>
                  </w:divBdr>
                  <w:divsChild>
                    <w:div w:id="180165080">
                      <w:marLeft w:val="0"/>
                      <w:marRight w:val="0"/>
                      <w:marTop w:val="0"/>
                      <w:marBottom w:val="0"/>
                      <w:divBdr>
                        <w:top w:val="none" w:sz="0" w:space="0" w:color="auto"/>
                        <w:left w:val="none" w:sz="0" w:space="0" w:color="auto"/>
                        <w:bottom w:val="none" w:sz="0" w:space="0" w:color="auto"/>
                        <w:right w:val="none" w:sz="0" w:space="0" w:color="auto"/>
                      </w:divBdr>
                    </w:div>
                  </w:divsChild>
                </w:div>
                <w:div w:id="1949849343">
                  <w:marLeft w:val="0"/>
                  <w:marRight w:val="0"/>
                  <w:marTop w:val="0"/>
                  <w:marBottom w:val="0"/>
                  <w:divBdr>
                    <w:top w:val="none" w:sz="0" w:space="0" w:color="auto"/>
                    <w:left w:val="none" w:sz="0" w:space="0" w:color="auto"/>
                    <w:bottom w:val="none" w:sz="0" w:space="0" w:color="auto"/>
                    <w:right w:val="none" w:sz="0" w:space="0" w:color="auto"/>
                  </w:divBdr>
                  <w:divsChild>
                    <w:div w:id="1636830609">
                      <w:marLeft w:val="0"/>
                      <w:marRight w:val="0"/>
                      <w:marTop w:val="0"/>
                      <w:marBottom w:val="0"/>
                      <w:divBdr>
                        <w:top w:val="none" w:sz="0" w:space="0" w:color="auto"/>
                        <w:left w:val="none" w:sz="0" w:space="0" w:color="auto"/>
                        <w:bottom w:val="none" w:sz="0" w:space="0" w:color="auto"/>
                        <w:right w:val="none" w:sz="0" w:space="0" w:color="auto"/>
                      </w:divBdr>
                    </w:div>
                  </w:divsChild>
                </w:div>
                <w:div w:id="1978291856">
                  <w:marLeft w:val="0"/>
                  <w:marRight w:val="0"/>
                  <w:marTop w:val="0"/>
                  <w:marBottom w:val="0"/>
                  <w:divBdr>
                    <w:top w:val="none" w:sz="0" w:space="0" w:color="auto"/>
                    <w:left w:val="none" w:sz="0" w:space="0" w:color="auto"/>
                    <w:bottom w:val="none" w:sz="0" w:space="0" w:color="auto"/>
                    <w:right w:val="none" w:sz="0" w:space="0" w:color="auto"/>
                  </w:divBdr>
                  <w:divsChild>
                    <w:div w:id="85267646">
                      <w:marLeft w:val="0"/>
                      <w:marRight w:val="0"/>
                      <w:marTop w:val="0"/>
                      <w:marBottom w:val="0"/>
                      <w:divBdr>
                        <w:top w:val="none" w:sz="0" w:space="0" w:color="auto"/>
                        <w:left w:val="none" w:sz="0" w:space="0" w:color="auto"/>
                        <w:bottom w:val="none" w:sz="0" w:space="0" w:color="auto"/>
                        <w:right w:val="none" w:sz="0" w:space="0" w:color="auto"/>
                      </w:divBdr>
                    </w:div>
                    <w:div w:id="572860572">
                      <w:marLeft w:val="0"/>
                      <w:marRight w:val="0"/>
                      <w:marTop w:val="0"/>
                      <w:marBottom w:val="0"/>
                      <w:divBdr>
                        <w:top w:val="none" w:sz="0" w:space="0" w:color="auto"/>
                        <w:left w:val="none" w:sz="0" w:space="0" w:color="auto"/>
                        <w:bottom w:val="none" w:sz="0" w:space="0" w:color="auto"/>
                        <w:right w:val="none" w:sz="0" w:space="0" w:color="auto"/>
                      </w:divBdr>
                    </w:div>
                    <w:div w:id="1199663575">
                      <w:marLeft w:val="0"/>
                      <w:marRight w:val="0"/>
                      <w:marTop w:val="0"/>
                      <w:marBottom w:val="0"/>
                      <w:divBdr>
                        <w:top w:val="none" w:sz="0" w:space="0" w:color="auto"/>
                        <w:left w:val="none" w:sz="0" w:space="0" w:color="auto"/>
                        <w:bottom w:val="none" w:sz="0" w:space="0" w:color="auto"/>
                        <w:right w:val="none" w:sz="0" w:space="0" w:color="auto"/>
                      </w:divBdr>
                    </w:div>
                    <w:div w:id="1447844328">
                      <w:marLeft w:val="0"/>
                      <w:marRight w:val="0"/>
                      <w:marTop w:val="0"/>
                      <w:marBottom w:val="0"/>
                      <w:divBdr>
                        <w:top w:val="none" w:sz="0" w:space="0" w:color="auto"/>
                        <w:left w:val="none" w:sz="0" w:space="0" w:color="auto"/>
                        <w:bottom w:val="none" w:sz="0" w:space="0" w:color="auto"/>
                        <w:right w:val="none" w:sz="0" w:space="0" w:color="auto"/>
                      </w:divBdr>
                    </w:div>
                    <w:div w:id="1574242862">
                      <w:marLeft w:val="0"/>
                      <w:marRight w:val="0"/>
                      <w:marTop w:val="0"/>
                      <w:marBottom w:val="0"/>
                      <w:divBdr>
                        <w:top w:val="none" w:sz="0" w:space="0" w:color="auto"/>
                        <w:left w:val="none" w:sz="0" w:space="0" w:color="auto"/>
                        <w:bottom w:val="none" w:sz="0" w:space="0" w:color="auto"/>
                        <w:right w:val="none" w:sz="0" w:space="0" w:color="auto"/>
                      </w:divBdr>
                    </w:div>
                  </w:divsChild>
                </w:div>
                <w:div w:id="1984777217">
                  <w:marLeft w:val="0"/>
                  <w:marRight w:val="0"/>
                  <w:marTop w:val="0"/>
                  <w:marBottom w:val="0"/>
                  <w:divBdr>
                    <w:top w:val="none" w:sz="0" w:space="0" w:color="auto"/>
                    <w:left w:val="none" w:sz="0" w:space="0" w:color="auto"/>
                    <w:bottom w:val="none" w:sz="0" w:space="0" w:color="auto"/>
                    <w:right w:val="none" w:sz="0" w:space="0" w:color="auto"/>
                  </w:divBdr>
                  <w:divsChild>
                    <w:div w:id="1531335679">
                      <w:marLeft w:val="0"/>
                      <w:marRight w:val="0"/>
                      <w:marTop w:val="0"/>
                      <w:marBottom w:val="0"/>
                      <w:divBdr>
                        <w:top w:val="none" w:sz="0" w:space="0" w:color="auto"/>
                        <w:left w:val="none" w:sz="0" w:space="0" w:color="auto"/>
                        <w:bottom w:val="none" w:sz="0" w:space="0" w:color="auto"/>
                        <w:right w:val="none" w:sz="0" w:space="0" w:color="auto"/>
                      </w:divBdr>
                    </w:div>
                  </w:divsChild>
                </w:div>
                <w:div w:id="2040622024">
                  <w:marLeft w:val="0"/>
                  <w:marRight w:val="0"/>
                  <w:marTop w:val="0"/>
                  <w:marBottom w:val="0"/>
                  <w:divBdr>
                    <w:top w:val="none" w:sz="0" w:space="0" w:color="auto"/>
                    <w:left w:val="none" w:sz="0" w:space="0" w:color="auto"/>
                    <w:bottom w:val="none" w:sz="0" w:space="0" w:color="auto"/>
                    <w:right w:val="none" w:sz="0" w:space="0" w:color="auto"/>
                  </w:divBdr>
                  <w:divsChild>
                    <w:div w:id="299960774">
                      <w:marLeft w:val="0"/>
                      <w:marRight w:val="0"/>
                      <w:marTop w:val="0"/>
                      <w:marBottom w:val="0"/>
                      <w:divBdr>
                        <w:top w:val="none" w:sz="0" w:space="0" w:color="auto"/>
                        <w:left w:val="none" w:sz="0" w:space="0" w:color="auto"/>
                        <w:bottom w:val="none" w:sz="0" w:space="0" w:color="auto"/>
                        <w:right w:val="none" w:sz="0" w:space="0" w:color="auto"/>
                      </w:divBdr>
                    </w:div>
                  </w:divsChild>
                </w:div>
                <w:div w:id="2049605074">
                  <w:marLeft w:val="0"/>
                  <w:marRight w:val="0"/>
                  <w:marTop w:val="0"/>
                  <w:marBottom w:val="0"/>
                  <w:divBdr>
                    <w:top w:val="none" w:sz="0" w:space="0" w:color="auto"/>
                    <w:left w:val="none" w:sz="0" w:space="0" w:color="auto"/>
                    <w:bottom w:val="none" w:sz="0" w:space="0" w:color="auto"/>
                    <w:right w:val="none" w:sz="0" w:space="0" w:color="auto"/>
                  </w:divBdr>
                  <w:divsChild>
                    <w:div w:id="2763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834083">
          <w:marLeft w:val="0"/>
          <w:marRight w:val="0"/>
          <w:marTop w:val="0"/>
          <w:marBottom w:val="0"/>
          <w:divBdr>
            <w:top w:val="none" w:sz="0" w:space="0" w:color="auto"/>
            <w:left w:val="none" w:sz="0" w:space="0" w:color="auto"/>
            <w:bottom w:val="none" w:sz="0" w:space="0" w:color="auto"/>
            <w:right w:val="none" w:sz="0" w:space="0" w:color="auto"/>
          </w:divBdr>
        </w:div>
        <w:div w:id="1684160528">
          <w:marLeft w:val="0"/>
          <w:marRight w:val="0"/>
          <w:marTop w:val="0"/>
          <w:marBottom w:val="0"/>
          <w:divBdr>
            <w:top w:val="none" w:sz="0" w:space="0" w:color="auto"/>
            <w:left w:val="none" w:sz="0" w:space="0" w:color="auto"/>
            <w:bottom w:val="none" w:sz="0" w:space="0" w:color="auto"/>
            <w:right w:val="none" w:sz="0" w:space="0" w:color="auto"/>
          </w:divBdr>
        </w:div>
        <w:div w:id="1738622389">
          <w:marLeft w:val="0"/>
          <w:marRight w:val="0"/>
          <w:marTop w:val="0"/>
          <w:marBottom w:val="0"/>
          <w:divBdr>
            <w:top w:val="none" w:sz="0" w:space="0" w:color="auto"/>
            <w:left w:val="none" w:sz="0" w:space="0" w:color="auto"/>
            <w:bottom w:val="none" w:sz="0" w:space="0" w:color="auto"/>
            <w:right w:val="none" w:sz="0" w:space="0" w:color="auto"/>
          </w:divBdr>
        </w:div>
        <w:div w:id="1780372729">
          <w:marLeft w:val="0"/>
          <w:marRight w:val="0"/>
          <w:marTop w:val="0"/>
          <w:marBottom w:val="0"/>
          <w:divBdr>
            <w:top w:val="none" w:sz="0" w:space="0" w:color="auto"/>
            <w:left w:val="none" w:sz="0" w:space="0" w:color="auto"/>
            <w:bottom w:val="none" w:sz="0" w:space="0" w:color="auto"/>
            <w:right w:val="none" w:sz="0" w:space="0" w:color="auto"/>
          </w:divBdr>
        </w:div>
        <w:div w:id="1857187554">
          <w:marLeft w:val="0"/>
          <w:marRight w:val="0"/>
          <w:marTop w:val="0"/>
          <w:marBottom w:val="0"/>
          <w:divBdr>
            <w:top w:val="none" w:sz="0" w:space="0" w:color="auto"/>
            <w:left w:val="none" w:sz="0" w:space="0" w:color="auto"/>
            <w:bottom w:val="none" w:sz="0" w:space="0" w:color="auto"/>
            <w:right w:val="none" w:sz="0" w:space="0" w:color="auto"/>
          </w:divBdr>
        </w:div>
        <w:div w:id="1885100493">
          <w:marLeft w:val="0"/>
          <w:marRight w:val="0"/>
          <w:marTop w:val="0"/>
          <w:marBottom w:val="0"/>
          <w:divBdr>
            <w:top w:val="none" w:sz="0" w:space="0" w:color="auto"/>
            <w:left w:val="none" w:sz="0" w:space="0" w:color="auto"/>
            <w:bottom w:val="none" w:sz="0" w:space="0" w:color="auto"/>
            <w:right w:val="none" w:sz="0" w:space="0" w:color="auto"/>
          </w:divBdr>
        </w:div>
        <w:div w:id="1885291977">
          <w:marLeft w:val="0"/>
          <w:marRight w:val="0"/>
          <w:marTop w:val="0"/>
          <w:marBottom w:val="0"/>
          <w:divBdr>
            <w:top w:val="none" w:sz="0" w:space="0" w:color="auto"/>
            <w:left w:val="none" w:sz="0" w:space="0" w:color="auto"/>
            <w:bottom w:val="none" w:sz="0" w:space="0" w:color="auto"/>
            <w:right w:val="none" w:sz="0" w:space="0" w:color="auto"/>
          </w:divBdr>
        </w:div>
        <w:div w:id="1902713695">
          <w:marLeft w:val="0"/>
          <w:marRight w:val="0"/>
          <w:marTop w:val="0"/>
          <w:marBottom w:val="0"/>
          <w:divBdr>
            <w:top w:val="none" w:sz="0" w:space="0" w:color="auto"/>
            <w:left w:val="none" w:sz="0" w:space="0" w:color="auto"/>
            <w:bottom w:val="none" w:sz="0" w:space="0" w:color="auto"/>
            <w:right w:val="none" w:sz="0" w:space="0" w:color="auto"/>
          </w:divBdr>
        </w:div>
        <w:div w:id="1922062553">
          <w:marLeft w:val="0"/>
          <w:marRight w:val="0"/>
          <w:marTop w:val="0"/>
          <w:marBottom w:val="0"/>
          <w:divBdr>
            <w:top w:val="none" w:sz="0" w:space="0" w:color="auto"/>
            <w:left w:val="none" w:sz="0" w:space="0" w:color="auto"/>
            <w:bottom w:val="none" w:sz="0" w:space="0" w:color="auto"/>
            <w:right w:val="none" w:sz="0" w:space="0" w:color="auto"/>
          </w:divBdr>
        </w:div>
        <w:div w:id="1935622489">
          <w:marLeft w:val="0"/>
          <w:marRight w:val="0"/>
          <w:marTop w:val="0"/>
          <w:marBottom w:val="0"/>
          <w:divBdr>
            <w:top w:val="none" w:sz="0" w:space="0" w:color="auto"/>
            <w:left w:val="none" w:sz="0" w:space="0" w:color="auto"/>
            <w:bottom w:val="none" w:sz="0" w:space="0" w:color="auto"/>
            <w:right w:val="none" w:sz="0" w:space="0" w:color="auto"/>
          </w:divBdr>
        </w:div>
        <w:div w:id="1938707424">
          <w:marLeft w:val="0"/>
          <w:marRight w:val="0"/>
          <w:marTop w:val="0"/>
          <w:marBottom w:val="0"/>
          <w:divBdr>
            <w:top w:val="none" w:sz="0" w:space="0" w:color="auto"/>
            <w:left w:val="none" w:sz="0" w:space="0" w:color="auto"/>
            <w:bottom w:val="none" w:sz="0" w:space="0" w:color="auto"/>
            <w:right w:val="none" w:sz="0" w:space="0" w:color="auto"/>
          </w:divBdr>
        </w:div>
        <w:div w:id="2009097727">
          <w:marLeft w:val="0"/>
          <w:marRight w:val="0"/>
          <w:marTop w:val="0"/>
          <w:marBottom w:val="0"/>
          <w:divBdr>
            <w:top w:val="none" w:sz="0" w:space="0" w:color="auto"/>
            <w:left w:val="none" w:sz="0" w:space="0" w:color="auto"/>
            <w:bottom w:val="none" w:sz="0" w:space="0" w:color="auto"/>
            <w:right w:val="none" w:sz="0" w:space="0" w:color="auto"/>
          </w:divBdr>
          <w:divsChild>
            <w:div w:id="998385239">
              <w:marLeft w:val="-75"/>
              <w:marRight w:val="0"/>
              <w:marTop w:val="30"/>
              <w:marBottom w:val="30"/>
              <w:divBdr>
                <w:top w:val="none" w:sz="0" w:space="0" w:color="auto"/>
                <w:left w:val="none" w:sz="0" w:space="0" w:color="auto"/>
                <w:bottom w:val="none" w:sz="0" w:space="0" w:color="auto"/>
                <w:right w:val="none" w:sz="0" w:space="0" w:color="auto"/>
              </w:divBdr>
              <w:divsChild>
                <w:div w:id="14968725">
                  <w:marLeft w:val="0"/>
                  <w:marRight w:val="0"/>
                  <w:marTop w:val="0"/>
                  <w:marBottom w:val="0"/>
                  <w:divBdr>
                    <w:top w:val="none" w:sz="0" w:space="0" w:color="auto"/>
                    <w:left w:val="none" w:sz="0" w:space="0" w:color="auto"/>
                    <w:bottom w:val="none" w:sz="0" w:space="0" w:color="auto"/>
                    <w:right w:val="none" w:sz="0" w:space="0" w:color="auto"/>
                  </w:divBdr>
                  <w:divsChild>
                    <w:div w:id="1516840656">
                      <w:marLeft w:val="0"/>
                      <w:marRight w:val="0"/>
                      <w:marTop w:val="0"/>
                      <w:marBottom w:val="0"/>
                      <w:divBdr>
                        <w:top w:val="none" w:sz="0" w:space="0" w:color="auto"/>
                        <w:left w:val="none" w:sz="0" w:space="0" w:color="auto"/>
                        <w:bottom w:val="none" w:sz="0" w:space="0" w:color="auto"/>
                        <w:right w:val="none" w:sz="0" w:space="0" w:color="auto"/>
                      </w:divBdr>
                    </w:div>
                  </w:divsChild>
                </w:div>
                <w:div w:id="36441810">
                  <w:marLeft w:val="0"/>
                  <w:marRight w:val="0"/>
                  <w:marTop w:val="0"/>
                  <w:marBottom w:val="0"/>
                  <w:divBdr>
                    <w:top w:val="none" w:sz="0" w:space="0" w:color="auto"/>
                    <w:left w:val="none" w:sz="0" w:space="0" w:color="auto"/>
                    <w:bottom w:val="none" w:sz="0" w:space="0" w:color="auto"/>
                    <w:right w:val="none" w:sz="0" w:space="0" w:color="auto"/>
                  </w:divBdr>
                  <w:divsChild>
                    <w:div w:id="629626599">
                      <w:marLeft w:val="0"/>
                      <w:marRight w:val="0"/>
                      <w:marTop w:val="0"/>
                      <w:marBottom w:val="0"/>
                      <w:divBdr>
                        <w:top w:val="none" w:sz="0" w:space="0" w:color="auto"/>
                        <w:left w:val="none" w:sz="0" w:space="0" w:color="auto"/>
                        <w:bottom w:val="none" w:sz="0" w:space="0" w:color="auto"/>
                        <w:right w:val="none" w:sz="0" w:space="0" w:color="auto"/>
                      </w:divBdr>
                    </w:div>
                  </w:divsChild>
                </w:div>
                <w:div w:id="57411642">
                  <w:marLeft w:val="0"/>
                  <w:marRight w:val="0"/>
                  <w:marTop w:val="0"/>
                  <w:marBottom w:val="0"/>
                  <w:divBdr>
                    <w:top w:val="none" w:sz="0" w:space="0" w:color="auto"/>
                    <w:left w:val="none" w:sz="0" w:space="0" w:color="auto"/>
                    <w:bottom w:val="none" w:sz="0" w:space="0" w:color="auto"/>
                    <w:right w:val="none" w:sz="0" w:space="0" w:color="auto"/>
                  </w:divBdr>
                  <w:divsChild>
                    <w:div w:id="235210606">
                      <w:marLeft w:val="0"/>
                      <w:marRight w:val="0"/>
                      <w:marTop w:val="0"/>
                      <w:marBottom w:val="0"/>
                      <w:divBdr>
                        <w:top w:val="none" w:sz="0" w:space="0" w:color="auto"/>
                        <w:left w:val="none" w:sz="0" w:space="0" w:color="auto"/>
                        <w:bottom w:val="none" w:sz="0" w:space="0" w:color="auto"/>
                        <w:right w:val="none" w:sz="0" w:space="0" w:color="auto"/>
                      </w:divBdr>
                    </w:div>
                  </w:divsChild>
                </w:div>
                <w:div w:id="65961793">
                  <w:marLeft w:val="0"/>
                  <w:marRight w:val="0"/>
                  <w:marTop w:val="0"/>
                  <w:marBottom w:val="0"/>
                  <w:divBdr>
                    <w:top w:val="none" w:sz="0" w:space="0" w:color="auto"/>
                    <w:left w:val="none" w:sz="0" w:space="0" w:color="auto"/>
                    <w:bottom w:val="none" w:sz="0" w:space="0" w:color="auto"/>
                    <w:right w:val="none" w:sz="0" w:space="0" w:color="auto"/>
                  </w:divBdr>
                  <w:divsChild>
                    <w:div w:id="520707025">
                      <w:marLeft w:val="0"/>
                      <w:marRight w:val="0"/>
                      <w:marTop w:val="0"/>
                      <w:marBottom w:val="0"/>
                      <w:divBdr>
                        <w:top w:val="none" w:sz="0" w:space="0" w:color="auto"/>
                        <w:left w:val="none" w:sz="0" w:space="0" w:color="auto"/>
                        <w:bottom w:val="none" w:sz="0" w:space="0" w:color="auto"/>
                        <w:right w:val="none" w:sz="0" w:space="0" w:color="auto"/>
                      </w:divBdr>
                    </w:div>
                  </w:divsChild>
                </w:div>
                <w:div w:id="108470502">
                  <w:marLeft w:val="0"/>
                  <w:marRight w:val="0"/>
                  <w:marTop w:val="0"/>
                  <w:marBottom w:val="0"/>
                  <w:divBdr>
                    <w:top w:val="none" w:sz="0" w:space="0" w:color="auto"/>
                    <w:left w:val="none" w:sz="0" w:space="0" w:color="auto"/>
                    <w:bottom w:val="none" w:sz="0" w:space="0" w:color="auto"/>
                    <w:right w:val="none" w:sz="0" w:space="0" w:color="auto"/>
                  </w:divBdr>
                  <w:divsChild>
                    <w:div w:id="411123516">
                      <w:marLeft w:val="0"/>
                      <w:marRight w:val="0"/>
                      <w:marTop w:val="0"/>
                      <w:marBottom w:val="0"/>
                      <w:divBdr>
                        <w:top w:val="none" w:sz="0" w:space="0" w:color="auto"/>
                        <w:left w:val="none" w:sz="0" w:space="0" w:color="auto"/>
                        <w:bottom w:val="none" w:sz="0" w:space="0" w:color="auto"/>
                        <w:right w:val="none" w:sz="0" w:space="0" w:color="auto"/>
                      </w:divBdr>
                    </w:div>
                  </w:divsChild>
                </w:div>
                <w:div w:id="179204695">
                  <w:marLeft w:val="0"/>
                  <w:marRight w:val="0"/>
                  <w:marTop w:val="0"/>
                  <w:marBottom w:val="0"/>
                  <w:divBdr>
                    <w:top w:val="none" w:sz="0" w:space="0" w:color="auto"/>
                    <w:left w:val="none" w:sz="0" w:space="0" w:color="auto"/>
                    <w:bottom w:val="none" w:sz="0" w:space="0" w:color="auto"/>
                    <w:right w:val="none" w:sz="0" w:space="0" w:color="auto"/>
                  </w:divBdr>
                  <w:divsChild>
                    <w:div w:id="673387318">
                      <w:marLeft w:val="0"/>
                      <w:marRight w:val="0"/>
                      <w:marTop w:val="0"/>
                      <w:marBottom w:val="0"/>
                      <w:divBdr>
                        <w:top w:val="none" w:sz="0" w:space="0" w:color="auto"/>
                        <w:left w:val="none" w:sz="0" w:space="0" w:color="auto"/>
                        <w:bottom w:val="none" w:sz="0" w:space="0" w:color="auto"/>
                        <w:right w:val="none" w:sz="0" w:space="0" w:color="auto"/>
                      </w:divBdr>
                    </w:div>
                  </w:divsChild>
                </w:div>
                <w:div w:id="195852009">
                  <w:marLeft w:val="0"/>
                  <w:marRight w:val="0"/>
                  <w:marTop w:val="0"/>
                  <w:marBottom w:val="0"/>
                  <w:divBdr>
                    <w:top w:val="none" w:sz="0" w:space="0" w:color="auto"/>
                    <w:left w:val="none" w:sz="0" w:space="0" w:color="auto"/>
                    <w:bottom w:val="none" w:sz="0" w:space="0" w:color="auto"/>
                    <w:right w:val="none" w:sz="0" w:space="0" w:color="auto"/>
                  </w:divBdr>
                  <w:divsChild>
                    <w:div w:id="163277118">
                      <w:marLeft w:val="0"/>
                      <w:marRight w:val="0"/>
                      <w:marTop w:val="0"/>
                      <w:marBottom w:val="0"/>
                      <w:divBdr>
                        <w:top w:val="none" w:sz="0" w:space="0" w:color="auto"/>
                        <w:left w:val="none" w:sz="0" w:space="0" w:color="auto"/>
                        <w:bottom w:val="none" w:sz="0" w:space="0" w:color="auto"/>
                        <w:right w:val="none" w:sz="0" w:space="0" w:color="auto"/>
                      </w:divBdr>
                    </w:div>
                  </w:divsChild>
                </w:div>
                <w:div w:id="197671105">
                  <w:marLeft w:val="0"/>
                  <w:marRight w:val="0"/>
                  <w:marTop w:val="0"/>
                  <w:marBottom w:val="0"/>
                  <w:divBdr>
                    <w:top w:val="none" w:sz="0" w:space="0" w:color="auto"/>
                    <w:left w:val="none" w:sz="0" w:space="0" w:color="auto"/>
                    <w:bottom w:val="none" w:sz="0" w:space="0" w:color="auto"/>
                    <w:right w:val="none" w:sz="0" w:space="0" w:color="auto"/>
                  </w:divBdr>
                  <w:divsChild>
                    <w:div w:id="409163275">
                      <w:marLeft w:val="0"/>
                      <w:marRight w:val="0"/>
                      <w:marTop w:val="0"/>
                      <w:marBottom w:val="0"/>
                      <w:divBdr>
                        <w:top w:val="none" w:sz="0" w:space="0" w:color="auto"/>
                        <w:left w:val="none" w:sz="0" w:space="0" w:color="auto"/>
                        <w:bottom w:val="none" w:sz="0" w:space="0" w:color="auto"/>
                        <w:right w:val="none" w:sz="0" w:space="0" w:color="auto"/>
                      </w:divBdr>
                    </w:div>
                  </w:divsChild>
                </w:div>
                <w:div w:id="206067736">
                  <w:marLeft w:val="0"/>
                  <w:marRight w:val="0"/>
                  <w:marTop w:val="0"/>
                  <w:marBottom w:val="0"/>
                  <w:divBdr>
                    <w:top w:val="none" w:sz="0" w:space="0" w:color="auto"/>
                    <w:left w:val="none" w:sz="0" w:space="0" w:color="auto"/>
                    <w:bottom w:val="none" w:sz="0" w:space="0" w:color="auto"/>
                    <w:right w:val="none" w:sz="0" w:space="0" w:color="auto"/>
                  </w:divBdr>
                  <w:divsChild>
                    <w:div w:id="2071540530">
                      <w:marLeft w:val="0"/>
                      <w:marRight w:val="0"/>
                      <w:marTop w:val="0"/>
                      <w:marBottom w:val="0"/>
                      <w:divBdr>
                        <w:top w:val="none" w:sz="0" w:space="0" w:color="auto"/>
                        <w:left w:val="none" w:sz="0" w:space="0" w:color="auto"/>
                        <w:bottom w:val="none" w:sz="0" w:space="0" w:color="auto"/>
                        <w:right w:val="none" w:sz="0" w:space="0" w:color="auto"/>
                      </w:divBdr>
                    </w:div>
                  </w:divsChild>
                </w:div>
                <w:div w:id="301422044">
                  <w:marLeft w:val="0"/>
                  <w:marRight w:val="0"/>
                  <w:marTop w:val="0"/>
                  <w:marBottom w:val="0"/>
                  <w:divBdr>
                    <w:top w:val="none" w:sz="0" w:space="0" w:color="auto"/>
                    <w:left w:val="none" w:sz="0" w:space="0" w:color="auto"/>
                    <w:bottom w:val="none" w:sz="0" w:space="0" w:color="auto"/>
                    <w:right w:val="none" w:sz="0" w:space="0" w:color="auto"/>
                  </w:divBdr>
                  <w:divsChild>
                    <w:div w:id="469322094">
                      <w:marLeft w:val="0"/>
                      <w:marRight w:val="0"/>
                      <w:marTop w:val="0"/>
                      <w:marBottom w:val="0"/>
                      <w:divBdr>
                        <w:top w:val="none" w:sz="0" w:space="0" w:color="auto"/>
                        <w:left w:val="none" w:sz="0" w:space="0" w:color="auto"/>
                        <w:bottom w:val="none" w:sz="0" w:space="0" w:color="auto"/>
                        <w:right w:val="none" w:sz="0" w:space="0" w:color="auto"/>
                      </w:divBdr>
                    </w:div>
                  </w:divsChild>
                </w:div>
                <w:div w:id="336884186">
                  <w:marLeft w:val="0"/>
                  <w:marRight w:val="0"/>
                  <w:marTop w:val="0"/>
                  <w:marBottom w:val="0"/>
                  <w:divBdr>
                    <w:top w:val="none" w:sz="0" w:space="0" w:color="auto"/>
                    <w:left w:val="none" w:sz="0" w:space="0" w:color="auto"/>
                    <w:bottom w:val="none" w:sz="0" w:space="0" w:color="auto"/>
                    <w:right w:val="none" w:sz="0" w:space="0" w:color="auto"/>
                  </w:divBdr>
                  <w:divsChild>
                    <w:div w:id="1231963368">
                      <w:marLeft w:val="0"/>
                      <w:marRight w:val="0"/>
                      <w:marTop w:val="0"/>
                      <w:marBottom w:val="0"/>
                      <w:divBdr>
                        <w:top w:val="none" w:sz="0" w:space="0" w:color="auto"/>
                        <w:left w:val="none" w:sz="0" w:space="0" w:color="auto"/>
                        <w:bottom w:val="none" w:sz="0" w:space="0" w:color="auto"/>
                        <w:right w:val="none" w:sz="0" w:space="0" w:color="auto"/>
                      </w:divBdr>
                    </w:div>
                  </w:divsChild>
                </w:div>
                <w:div w:id="341933184">
                  <w:marLeft w:val="0"/>
                  <w:marRight w:val="0"/>
                  <w:marTop w:val="0"/>
                  <w:marBottom w:val="0"/>
                  <w:divBdr>
                    <w:top w:val="none" w:sz="0" w:space="0" w:color="auto"/>
                    <w:left w:val="none" w:sz="0" w:space="0" w:color="auto"/>
                    <w:bottom w:val="none" w:sz="0" w:space="0" w:color="auto"/>
                    <w:right w:val="none" w:sz="0" w:space="0" w:color="auto"/>
                  </w:divBdr>
                  <w:divsChild>
                    <w:div w:id="360519438">
                      <w:marLeft w:val="0"/>
                      <w:marRight w:val="0"/>
                      <w:marTop w:val="0"/>
                      <w:marBottom w:val="0"/>
                      <w:divBdr>
                        <w:top w:val="none" w:sz="0" w:space="0" w:color="auto"/>
                        <w:left w:val="none" w:sz="0" w:space="0" w:color="auto"/>
                        <w:bottom w:val="none" w:sz="0" w:space="0" w:color="auto"/>
                        <w:right w:val="none" w:sz="0" w:space="0" w:color="auto"/>
                      </w:divBdr>
                    </w:div>
                  </w:divsChild>
                </w:div>
                <w:div w:id="487744012">
                  <w:marLeft w:val="0"/>
                  <w:marRight w:val="0"/>
                  <w:marTop w:val="0"/>
                  <w:marBottom w:val="0"/>
                  <w:divBdr>
                    <w:top w:val="none" w:sz="0" w:space="0" w:color="auto"/>
                    <w:left w:val="none" w:sz="0" w:space="0" w:color="auto"/>
                    <w:bottom w:val="none" w:sz="0" w:space="0" w:color="auto"/>
                    <w:right w:val="none" w:sz="0" w:space="0" w:color="auto"/>
                  </w:divBdr>
                  <w:divsChild>
                    <w:div w:id="1777630738">
                      <w:marLeft w:val="0"/>
                      <w:marRight w:val="0"/>
                      <w:marTop w:val="0"/>
                      <w:marBottom w:val="0"/>
                      <w:divBdr>
                        <w:top w:val="none" w:sz="0" w:space="0" w:color="auto"/>
                        <w:left w:val="none" w:sz="0" w:space="0" w:color="auto"/>
                        <w:bottom w:val="none" w:sz="0" w:space="0" w:color="auto"/>
                        <w:right w:val="none" w:sz="0" w:space="0" w:color="auto"/>
                      </w:divBdr>
                    </w:div>
                  </w:divsChild>
                </w:div>
                <w:div w:id="658313404">
                  <w:marLeft w:val="0"/>
                  <w:marRight w:val="0"/>
                  <w:marTop w:val="0"/>
                  <w:marBottom w:val="0"/>
                  <w:divBdr>
                    <w:top w:val="none" w:sz="0" w:space="0" w:color="auto"/>
                    <w:left w:val="none" w:sz="0" w:space="0" w:color="auto"/>
                    <w:bottom w:val="none" w:sz="0" w:space="0" w:color="auto"/>
                    <w:right w:val="none" w:sz="0" w:space="0" w:color="auto"/>
                  </w:divBdr>
                  <w:divsChild>
                    <w:div w:id="653803929">
                      <w:marLeft w:val="0"/>
                      <w:marRight w:val="0"/>
                      <w:marTop w:val="0"/>
                      <w:marBottom w:val="0"/>
                      <w:divBdr>
                        <w:top w:val="none" w:sz="0" w:space="0" w:color="auto"/>
                        <w:left w:val="none" w:sz="0" w:space="0" w:color="auto"/>
                        <w:bottom w:val="none" w:sz="0" w:space="0" w:color="auto"/>
                        <w:right w:val="none" w:sz="0" w:space="0" w:color="auto"/>
                      </w:divBdr>
                    </w:div>
                  </w:divsChild>
                </w:div>
                <w:div w:id="683287236">
                  <w:marLeft w:val="0"/>
                  <w:marRight w:val="0"/>
                  <w:marTop w:val="0"/>
                  <w:marBottom w:val="0"/>
                  <w:divBdr>
                    <w:top w:val="none" w:sz="0" w:space="0" w:color="auto"/>
                    <w:left w:val="none" w:sz="0" w:space="0" w:color="auto"/>
                    <w:bottom w:val="none" w:sz="0" w:space="0" w:color="auto"/>
                    <w:right w:val="none" w:sz="0" w:space="0" w:color="auto"/>
                  </w:divBdr>
                  <w:divsChild>
                    <w:div w:id="1522160056">
                      <w:marLeft w:val="0"/>
                      <w:marRight w:val="0"/>
                      <w:marTop w:val="0"/>
                      <w:marBottom w:val="0"/>
                      <w:divBdr>
                        <w:top w:val="none" w:sz="0" w:space="0" w:color="auto"/>
                        <w:left w:val="none" w:sz="0" w:space="0" w:color="auto"/>
                        <w:bottom w:val="none" w:sz="0" w:space="0" w:color="auto"/>
                        <w:right w:val="none" w:sz="0" w:space="0" w:color="auto"/>
                      </w:divBdr>
                    </w:div>
                  </w:divsChild>
                </w:div>
                <w:div w:id="832254952">
                  <w:marLeft w:val="0"/>
                  <w:marRight w:val="0"/>
                  <w:marTop w:val="0"/>
                  <w:marBottom w:val="0"/>
                  <w:divBdr>
                    <w:top w:val="none" w:sz="0" w:space="0" w:color="auto"/>
                    <w:left w:val="none" w:sz="0" w:space="0" w:color="auto"/>
                    <w:bottom w:val="none" w:sz="0" w:space="0" w:color="auto"/>
                    <w:right w:val="none" w:sz="0" w:space="0" w:color="auto"/>
                  </w:divBdr>
                  <w:divsChild>
                    <w:div w:id="1612323049">
                      <w:marLeft w:val="0"/>
                      <w:marRight w:val="0"/>
                      <w:marTop w:val="0"/>
                      <w:marBottom w:val="0"/>
                      <w:divBdr>
                        <w:top w:val="none" w:sz="0" w:space="0" w:color="auto"/>
                        <w:left w:val="none" w:sz="0" w:space="0" w:color="auto"/>
                        <w:bottom w:val="none" w:sz="0" w:space="0" w:color="auto"/>
                        <w:right w:val="none" w:sz="0" w:space="0" w:color="auto"/>
                      </w:divBdr>
                    </w:div>
                  </w:divsChild>
                </w:div>
                <w:div w:id="902369747">
                  <w:marLeft w:val="0"/>
                  <w:marRight w:val="0"/>
                  <w:marTop w:val="0"/>
                  <w:marBottom w:val="0"/>
                  <w:divBdr>
                    <w:top w:val="none" w:sz="0" w:space="0" w:color="auto"/>
                    <w:left w:val="none" w:sz="0" w:space="0" w:color="auto"/>
                    <w:bottom w:val="none" w:sz="0" w:space="0" w:color="auto"/>
                    <w:right w:val="none" w:sz="0" w:space="0" w:color="auto"/>
                  </w:divBdr>
                  <w:divsChild>
                    <w:div w:id="631136174">
                      <w:marLeft w:val="0"/>
                      <w:marRight w:val="0"/>
                      <w:marTop w:val="0"/>
                      <w:marBottom w:val="0"/>
                      <w:divBdr>
                        <w:top w:val="none" w:sz="0" w:space="0" w:color="auto"/>
                        <w:left w:val="none" w:sz="0" w:space="0" w:color="auto"/>
                        <w:bottom w:val="none" w:sz="0" w:space="0" w:color="auto"/>
                        <w:right w:val="none" w:sz="0" w:space="0" w:color="auto"/>
                      </w:divBdr>
                    </w:div>
                  </w:divsChild>
                </w:div>
                <w:div w:id="1020400700">
                  <w:marLeft w:val="0"/>
                  <w:marRight w:val="0"/>
                  <w:marTop w:val="0"/>
                  <w:marBottom w:val="0"/>
                  <w:divBdr>
                    <w:top w:val="none" w:sz="0" w:space="0" w:color="auto"/>
                    <w:left w:val="none" w:sz="0" w:space="0" w:color="auto"/>
                    <w:bottom w:val="none" w:sz="0" w:space="0" w:color="auto"/>
                    <w:right w:val="none" w:sz="0" w:space="0" w:color="auto"/>
                  </w:divBdr>
                  <w:divsChild>
                    <w:div w:id="297692282">
                      <w:marLeft w:val="0"/>
                      <w:marRight w:val="0"/>
                      <w:marTop w:val="0"/>
                      <w:marBottom w:val="0"/>
                      <w:divBdr>
                        <w:top w:val="none" w:sz="0" w:space="0" w:color="auto"/>
                        <w:left w:val="none" w:sz="0" w:space="0" w:color="auto"/>
                        <w:bottom w:val="none" w:sz="0" w:space="0" w:color="auto"/>
                        <w:right w:val="none" w:sz="0" w:space="0" w:color="auto"/>
                      </w:divBdr>
                    </w:div>
                  </w:divsChild>
                </w:div>
                <w:div w:id="1108430350">
                  <w:marLeft w:val="0"/>
                  <w:marRight w:val="0"/>
                  <w:marTop w:val="0"/>
                  <w:marBottom w:val="0"/>
                  <w:divBdr>
                    <w:top w:val="none" w:sz="0" w:space="0" w:color="auto"/>
                    <w:left w:val="none" w:sz="0" w:space="0" w:color="auto"/>
                    <w:bottom w:val="none" w:sz="0" w:space="0" w:color="auto"/>
                    <w:right w:val="none" w:sz="0" w:space="0" w:color="auto"/>
                  </w:divBdr>
                  <w:divsChild>
                    <w:div w:id="1462842316">
                      <w:marLeft w:val="0"/>
                      <w:marRight w:val="0"/>
                      <w:marTop w:val="0"/>
                      <w:marBottom w:val="0"/>
                      <w:divBdr>
                        <w:top w:val="none" w:sz="0" w:space="0" w:color="auto"/>
                        <w:left w:val="none" w:sz="0" w:space="0" w:color="auto"/>
                        <w:bottom w:val="none" w:sz="0" w:space="0" w:color="auto"/>
                        <w:right w:val="none" w:sz="0" w:space="0" w:color="auto"/>
                      </w:divBdr>
                    </w:div>
                  </w:divsChild>
                </w:div>
                <w:div w:id="1141459157">
                  <w:marLeft w:val="0"/>
                  <w:marRight w:val="0"/>
                  <w:marTop w:val="0"/>
                  <w:marBottom w:val="0"/>
                  <w:divBdr>
                    <w:top w:val="none" w:sz="0" w:space="0" w:color="auto"/>
                    <w:left w:val="none" w:sz="0" w:space="0" w:color="auto"/>
                    <w:bottom w:val="none" w:sz="0" w:space="0" w:color="auto"/>
                    <w:right w:val="none" w:sz="0" w:space="0" w:color="auto"/>
                  </w:divBdr>
                  <w:divsChild>
                    <w:div w:id="1841385322">
                      <w:marLeft w:val="0"/>
                      <w:marRight w:val="0"/>
                      <w:marTop w:val="0"/>
                      <w:marBottom w:val="0"/>
                      <w:divBdr>
                        <w:top w:val="none" w:sz="0" w:space="0" w:color="auto"/>
                        <w:left w:val="none" w:sz="0" w:space="0" w:color="auto"/>
                        <w:bottom w:val="none" w:sz="0" w:space="0" w:color="auto"/>
                        <w:right w:val="none" w:sz="0" w:space="0" w:color="auto"/>
                      </w:divBdr>
                    </w:div>
                  </w:divsChild>
                </w:div>
                <w:div w:id="1176767577">
                  <w:marLeft w:val="0"/>
                  <w:marRight w:val="0"/>
                  <w:marTop w:val="0"/>
                  <w:marBottom w:val="0"/>
                  <w:divBdr>
                    <w:top w:val="none" w:sz="0" w:space="0" w:color="auto"/>
                    <w:left w:val="none" w:sz="0" w:space="0" w:color="auto"/>
                    <w:bottom w:val="none" w:sz="0" w:space="0" w:color="auto"/>
                    <w:right w:val="none" w:sz="0" w:space="0" w:color="auto"/>
                  </w:divBdr>
                  <w:divsChild>
                    <w:div w:id="1650547880">
                      <w:marLeft w:val="0"/>
                      <w:marRight w:val="0"/>
                      <w:marTop w:val="0"/>
                      <w:marBottom w:val="0"/>
                      <w:divBdr>
                        <w:top w:val="none" w:sz="0" w:space="0" w:color="auto"/>
                        <w:left w:val="none" w:sz="0" w:space="0" w:color="auto"/>
                        <w:bottom w:val="none" w:sz="0" w:space="0" w:color="auto"/>
                        <w:right w:val="none" w:sz="0" w:space="0" w:color="auto"/>
                      </w:divBdr>
                    </w:div>
                  </w:divsChild>
                </w:div>
                <w:div w:id="1225526696">
                  <w:marLeft w:val="0"/>
                  <w:marRight w:val="0"/>
                  <w:marTop w:val="0"/>
                  <w:marBottom w:val="0"/>
                  <w:divBdr>
                    <w:top w:val="none" w:sz="0" w:space="0" w:color="auto"/>
                    <w:left w:val="none" w:sz="0" w:space="0" w:color="auto"/>
                    <w:bottom w:val="none" w:sz="0" w:space="0" w:color="auto"/>
                    <w:right w:val="none" w:sz="0" w:space="0" w:color="auto"/>
                  </w:divBdr>
                  <w:divsChild>
                    <w:div w:id="1762676296">
                      <w:marLeft w:val="0"/>
                      <w:marRight w:val="0"/>
                      <w:marTop w:val="0"/>
                      <w:marBottom w:val="0"/>
                      <w:divBdr>
                        <w:top w:val="none" w:sz="0" w:space="0" w:color="auto"/>
                        <w:left w:val="none" w:sz="0" w:space="0" w:color="auto"/>
                        <w:bottom w:val="none" w:sz="0" w:space="0" w:color="auto"/>
                        <w:right w:val="none" w:sz="0" w:space="0" w:color="auto"/>
                      </w:divBdr>
                    </w:div>
                  </w:divsChild>
                </w:div>
                <w:div w:id="1234589172">
                  <w:marLeft w:val="0"/>
                  <w:marRight w:val="0"/>
                  <w:marTop w:val="0"/>
                  <w:marBottom w:val="0"/>
                  <w:divBdr>
                    <w:top w:val="none" w:sz="0" w:space="0" w:color="auto"/>
                    <w:left w:val="none" w:sz="0" w:space="0" w:color="auto"/>
                    <w:bottom w:val="none" w:sz="0" w:space="0" w:color="auto"/>
                    <w:right w:val="none" w:sz="0" w:space="0" w:color="auto"/>
                  </w:divBdr>
                  <w:divsChild>
                    <w:div w:id="148524816">
                      <w:marLeft w:val="0"/>
                      <w:marRight w:val="0"/>
                      <w:marTop w:val="0"/>
                      <w:marBottom w:val="0"/>
                      <w:divBdr>
                        <w:top w:val="none" w:sz="0" w:space="0" w:color="auto"/>
                        <w:left w:val="none" w:sz="0" w:space="0" w:color="auto"/>
                        <w:bottom w:val="none" w:sz="0" w:space="0" w:color="auto"/>
                        <w:right w:val="none" w:sz="0" w:space="0" w:color="auto"/>
                      </w:divBdr>
                    </w:div>
                  </w:divsChild>
                </w:div>
                <w:div w:id="1262882262">
                  <w:marLeft w:val="0"/>
                  <w:marRight w:val="0"/>
                  <w:marTop w:val="0"/>
                  <w:marBottom w:val="0"/>
                  <w:divBdr>
                    <w:top w:val="none" w:sz="0" w:space="0" w:color="auto"/>
                    <w:left w:val="none" w:sz="0" w:space="0" w:color="auto"/>
                    <w:bottom w:val="none" w:sz="0" w:space="0" w:color="auto"/>
                    <w:right w:val="none" w:sz="0" w:space="0" w:color="auto"/>
                  </w:divBdr>
                  <w:divsChild>
                    <w:div w:id="1369795677">
                      <w:marLeft w:val="0"/>
                      <w:marRight w:val="0"/>
                      <w:marTop w:val="0"/>
                      <w:marBottom w:val="0"/>
                      <w:divBdr>
                        <w:top w:val="none" w:sz="0" w:space="0" w:color="auto"/>
                        <w:left w:val="none" w:sz="0" w:space="0" w:color="auto"/>
                        <w:bottom w:val="none" w:sz="0" w:space="0" w:color="auto"/>
                        <w:right w:val="none" w:sz="0" w:space="0" w:color="auto"/>
                      </w:divBdr>
                    </w:div>
                  </w:divsChild>
                </w:div>
                <w:div w:id="1265114591">
                  <w:marLeft w:val="0"/>
                  <w:marRight w:val="0"/>
                  <w:marTop w:val="0"/>
                  <w:marBottom w:val="0"/>
                  <w:divBdr>
                    <w:top w:val="none" w:sz="0" w:space="0" w:color="auto"/>
                    <w:left w:val="none" w:sz="0" w:space="0" w:color="auto"/>
                    <w:bottom w:val="none" w:sz="0" w:space="0" w:color="auto"/>
                    <w:right w:val="none" w:sz="0" w:space="0" w:color="auto"/>
                  </w:divBdr>
                  <w:divsChild>
                    <w:div w:id="1521123259">
                      <w:marLeft w:val="0"/>
                      <w:marRight w:val="0"/>
                      <w:marTop w:val="0"/>
                      <w:marBottom w:val="0"/>
                      <w:divBdr>
                        <w:top w:val="none" w:sz="0" w:space="0" w:color="auto"/>
                        <w:left w:val="none" w:sz="0" w:space="0" w:color="auto"/>
                        <w:bottom w:val="none" w:sz="0" w:space="0" w:color="auto"/>
                        <w:right w:val="none" w:sz="0" w:space="0" w:color="auto"/>
                      </w:divBdr>
                    </w:div>
                  </w:divsChild>
                </w:div>
                <w:div w:id="1293363214">
                  <w:marLeft w:val="0"/>
                  <w:marRight w:val="0"/>
                  <w:marTop w:val="0"/>
                  <w:marBottom w:val="0"/>
                  <w:divBdr>
                    <w:top w:val="none" w:sz="0" w:space="0" w:color="auto"/>
                    <w:left w:val="none" w:sz="0" w:space="0" w:color="auto"/>
                    <w:bottom w:val="none" w:sz="0" w:space="0" w:color="auto"/>
                    <w:right w:val="none" w:sz="0" w:space="0" w:color="auto"/>
                  </w:divBdr>
                  <w:divsChild>
                    <w:div w:id="284392702">
                      <w:marLeft w:val="0"/>
                      <w:marRight w:val="0"/>
                      <w:marTop w:val="0"/>
                      <w:marBottom w:val="0"/>
                      <w:divBdr>
                        <w:top w:val="none" w:sz="0" w:space="0" w:color="auto"/>
                        <w:left w:val="none" w:sz="0" w:space="0" w:color="auto"/>
                        <w:bottom w:val="none" w:sz="0" w:space="0" w:color="auto"/>
                        <w:right w:val="none" w:sz="0" w:space="0" w:color="auto"/>
                      </w:divBdr>
                    </w:div>
                  </w:divsChild>
                </w:div>
                <w:div w:id="1362974841">
                  <w:marLeft w:val="0"/>
                  <w:marRight w:val="0"/>
                  <w:marTop w:val="0"/>
                  <w:marBottom w:val="0"/>
                  <w:divBdr>
                    <w:top w:val="none" w:sz="0" w:space="0" w:color="auto"/>
                    <w:left w:val="none" w:sz="0" w:space="0" w:color="auto"/>
                    <w:bottom w:val="none" w:sz="0" w:space="0" w:color="auto"/>
                    <w:right w:val="none" w:sz="0" w:space="0" w:color="auto"/>
                  </w:divBdr>
                  <w:divsChild>
                    <w:div w:id="1922905768">
                      <w:marLeft w:val="0"/>
                      <w:marRight w:val="0"/>
                      <w:marTop w:val="0"/>
                      <w:marBottom w:val="0"/>
                      <w:divBdr>
                        <w:top w:val="none" w:sz="0" w:space="0" w:color="auto"/>
                        <w:left w:val="none" w:sz="0" w:space="0" w:color="auto"/>
                        <w:bottom w:val="none" w:sz="0" w:space="0" w:color="auto"/>
                        <w:right w:val="none" w:sz="0" w:space="0" w:color="auto"/>
                      </w:divBdr>
                    </w:div>
                  </w:divsChild>
                </w:div>
                <w:div w:id="1365209235">
                  <w:marLeft w:val="0"/>
                  <w:marRight w:val="0"/>
                  <w:marTop w:val="0"/>
                  <w:marBottom w:val="0"/>
                  <w:divBdr>
                    <w:top w:val="none" w:sz="0" w:space="0" w:color="auto"/>
                    <w:left w:val="none" w:sz="0" w:space="0" w:color="auto"/>
                    <w:bottom w:val="none" w:sz="0" w:space="0" w:color="auto"/>
                    <w:right w:val="none" w:sz="0" w:space="0" w:color="auto"/>
                  </w:divBdr>
                  <w:divsChild>
                    <w:div w:id="1709141098">
                      <w:marLeft w:val="0"/>
                      <w:marRight w:val="0"/>
                      <w:marTop w:val="0"/>
                      <w:marBottom w:val="0"/>
                      <w:divBdr>
                        <w:top w:val="none" w:sz="0" w:space="0" w:color="auto"/>
                        <w:left w:val="none" w:sz="0" w:space="0" w:color="auto"/>
                        <w:bottom w:val="none" w:sz="0" w:space="0" w:color="auto"/>
                        <w:right w:val="none" w:sz="0" w:space="0" w:color="auto"/>
                      </w:divBdr>
                    </w:div>
                  </w:divsChild>
                </w:div>
                <w:div w:id="1376394407">
                  <w:marLeft w:val="0"/>
                  <w:marRight w:val="0"/>
                  <w:marTop w:val="0"/>
                  <w:marBottom w:val="0"/>
                  <w:divBdr>
                    <w:top w:val="none" w:sz="0" w:space="0" w:color="auto"/>
                    <w:left w:val="none" w:sz="0" w:space="0" w:color="auto"/>
                    <w:bottom w:val="none" w:sz="0" w:space="0" w:color="auto"/>
                    <w:right w:val="none" w:sz="0" w:space="0" w:color="auto"/>
                  </w:divBdr>
                  <w:divsChild>
                    <w:div w:id="1885020097">
                      <w:marLeft w:val="0"/>
                      <w:marRight w:val="0"/>
                      <w:marTop w:val="0"/>
                      <w:marBottom w:val="0"/>
                      <w:divBdr>
                        <w:top w:val="none" w:sz="0" w:space="0" w:color="auto"/>
                        <w:left w:val="none" w:sz="0" w:space="0" w:color="auto"/>
                        <w:bottom w:val="none" w:sz="0" w:space="0" w:color="auto"/>
                        <w:right w:val="none" w:sz="0" w:space="0" w:color="auto"/>
                      </w:divBdr>
                    </w:div>
                  </w:divsChild>
                </w:div>
                <w:div w:id="1414936902">
                  <w:marLeft w:val="0"/>
                  <w:marRight w:val="0"/>
                  <w:marTop w:val="0"/>
                  <w:marBottom w:val="0"/>
                  <w:divBdr>
                    <w:top w:val="none" w:sz="0" w:space="0" w:color="auto"/>
                    <w:left w:val="none" w:sz="0" w:space="0" w:color="auto"/>
                    <w:bottom w:val="none" w:sz="0" w:space="0" w:color="auto"/>
                    <w:right w:val="none" w:sz="0" w:space="0" w:color="auto"/>
                  </w:divBdr>
                  <w:divsChild>
                    <w:div w:id="1283417267">
                      <w:marLeft w:val="0"/>
                      <w:marRight w:val="0"/>
                      <w:marTop w:val="0"/>
                      <w:marBottom w:val="0"/>
                      <w:divBdr>
                        <w:top w:val="none" w:sz="0" w:space="0" w:color="auto"/>
                        <w:left w:val="none" w:sz="0" w:space="0" w:color="auto"/>
                        <w:bottom w:val="none" w:sz="0" w:space="0" w:color="auto"/>
                        <w:right w:val="none" w:sz="0" w:space="0" w:color="auto"/>
                      </w:divBdr>
                    </w:div>
                  </w:divsChild>
                </w:div>
                <w:div w:id="1448887408">
                  <w:marLeft w:val="0"/>
                  <w:marRight w:val="0"/>
                  <w:marTop w:val="0"/>
                  <w:marBottom w:val="0"/>
                  <w:divBdr>
                    <w:top w:val="none" w:sz="0" w:space="0" w:color="auto"/>
                    <w:left w:val="none" w:sz="0" w:space="0" w:color="auto"/>
                    <w:bottom w:val="none" w:sz="0" w:space="0" w:color="auto"/>
                    <w:right w:val="none" w:sz="0" w:space="0" w:color="auto"/>
                  </w:divBdr>
                  <w:divsChild>
                    <w:div w:id="1737430400">
                      <w:marLeft w:val="0"/>
                      <w:marRight w:val="0"/>
                      <w:marTop w:val="0"/>
                      <w:marBottom w:val="0"/>
                      <w:divBdr>
                        <w:top w:val="none" w:sz="0" w:space="0" w:color="auto"/>
                        <w:left w:val="none" w:sz="0" w:space="0" w:color="auto"/>
                        <w:bottom w:val="none" w:sz="0" w:space="0" w:color="auto"/>
                        <w:right w:val="none" w:sz="0" w:space="0" w:color="auto"/>
                      </w:divBdr>
                    </w:div>
                  </w:divsChild>
                </w:div>
                <w:div w:id="1464275428">
                  <w:marLeft w:val="0"/>
                  <w:marRight w:val="0"/>
                  <w:marTop w:val="0"/>
                  <w:marBottom w:val="0"/>
                  <w:divBdr>
                    <w:top w:val="none" w:sz="0" w:space="0" w:color="auto"/>
                    <w:left w:val="none" w:sz="0" w:space="0" w:color="auto"/>
                    <w:bottom w:val="none" w:sz="0" w:space="0" w:color="auto"/>
                    <w:right w:val="none" w:sz="0" w:space="0" w:color="auto"/>
                  </w:divBdr>
                  <w:divsChild>
                    <w:div w:id="1924025588">
                      <w:marLeft w:val="0"/>
                      <w:marRight w:val="0"/>
                      <w:marTop w:val="0"/>
                      <w:marBottom w:val="0"/>
                      <w:divBdr>
                        <w:top w:val="none" w:sz="0" w:space="0" w:color="auto"/>
                        <w:left w:val="none" w:sz="0" w:space="0" w:color="auto"/>
                        <w:bottom w:val="none" w:sz="0" w:space="0" w:color="auto"/>
                        <w:right w:val="none" w:sz="0" w:space="0" w:color="auto"/>
                      </w:divBdr>
                    </w:div>
                  </w:divsChild>
                </w:div>
                <w:div w:id="1468622568">
                  <w:marLeft w:val="0"/>
                  <w:marRight w:val="0"/>
                  <w:marTop w:val="0"/>
                  <w:marBottom w:val="0"/>
                  <w:divBdr>
                    <w:top w:val="none" w:sz="0" w:space="0" w:color="auto"/>
                    <w:left w:val="none" w:sz="0" w:space="0" w:color="auto"/>
                    <w:bottom w:val="none" w:sz="0" w:space="0" w:color="auto"/>
                    <w:right w:val="none" w:sz="0" w:space="0" w:color="auto"/>
                  </w:divBdr>
                  <w:divsChild>
                    <w:div w:id="1847550922">
                      <w:marLeft w:val="0"/>
                      <w:marRight w:val="0"/>
                      <w:marTop w:val="0"/>
                      <w:marBottom w:val="0"/>
                      <w:divBdr>
                        <w:top w:val="none" w:sz="0" w:space="0" w:color="auto"/>
                        <w:left w:val="none" w:sz="0" w:space="0" w:color="auto"/>
                        <w:bottom w:val="none" w:sz="0" w:space="0" w:color="auto"/>
                        <w:right w:val="none" w:sz="0" w:space="0" w:color="auto"/>
                      </w:divBdr>
                    </w:div>
                  </w:divsChild>
                </w:div>
                <w:div w:id="1484274617">
                  <w:marLeft w:val="0"/>
                  <w:marRight w:val="0"/>
                  <w:marTop w:val="0"/>
                  <w:marBottom w:val="0"/>
                  <w:divBdr>
                    <w:top w:val="none" w:sz="0" w:space="0" w:color="auto"/>
                    <w:left w:val="none" w:sz="0" w:space="0" w:color="auto"/>
                    <w:bottom w:val="none" w:sz="0" w:space="0" w:color="auto"/>
                    <w:right w:val="none" w:sz="0" w:space="0" w:color="auto"/>
                  </w:divBdr>
                  <w:divsChild>
                    <w:div w:id="1762486508">
                      <w:marLeft w:val="0"/>
                      <w:marRight w:val="0"/>
                      <w:marTop w:val="0"/>
                      <w:marBottom w:val="0"/>
                      <w:divBdr>
                        <w:top w:val="none" w:sz="0" w:space="0" w:color="auto"/>
                        <w:left w:val="none" w:sz="0" w:space="0" w:color="auto"/>
                        <w:bottom w:val="none" w:sz="0" w:space="0" w:color="auto"/>
                        <w:right w:val="none" w:sz="0" w:space="0" w:color="auto"/>
                      </w:divBdr>
                    </w:div>
                  </w:divsChild>
                </w:div>
                <w:div w:id="1520657525">
                  <w:marLeft w:val="0"/>
                  <w:marRight w:val="0"/>
                  <w:marTop w:val="0"/>
                  <w:marBottom w:val="0"/>
                  <w:divBdr>
                    <w:top w:val="none" w:sz="0" w:space="0" w:color="auto"/>
                    <w:left w:val="none" w:sz="0" w:space="0" w:color="auto"/>
                    <w:bottom w:val="none" w:sz="0" w:space="0" w:color="auto"/>
                    <w:right w:val="none" w:sz="0" w:space="0" w:color="auto"/>
                  </w:divBdr>
                  <w:divsChild>
                    <w:div w:id="1038774082">
                      <w:marLeft w:val="0"/>
                      <w:marRight w:val="0"/>
                      <w:marTop w:val="0"/>
                      <w:marBottom w:val="0"/>
                      <w:divBdr>
                        <w:top w:val="none" w:sz="0" w:space="0" w:color="auto"/>
                        <w:left w:val="none" w:sz="0" w:space="0" w:color="auto"/>
                        <w:bottom w:val="none" w:sz="0" w:space="0" w:color="auto"/>
                        <w:right w:val="none" w:sz="0" w:space="0" w:color="auto"/>
                      </w:divBdr>
                    </w:div>
                  </w:divsChild>
                </w:div>
                <w:div w:id="1584795246">
                  <w:marLeft w:val="0"/>
                  <w:marRight w:val="0"/>
                  <w:marTop w:val="0"/>
                  <w:marBottom w:val="0"/>
                  <w:divBdr>
                    <w:top w:val="none" w:sz="0" w:space="0" w:color="auto"/>
                    <w:left w:val="none" w:sz="0" w:space="0" w:color="auto"/>
                    <w:bottom w:val="none" w:sz="0" w:space="0" w:color="auto"/>
                    <w:right w:val="none" w:sz="0" w:space="0" w:color="auto"/>
                  </w:divBdr>
                  <w:divsChild>
                    <w:div w:id="320738745">
                      <w:marLeft w:val="0"/>
                      <w:marRight w:val="0"/>
                      <w:marTop w:val="0"/>
                      <w:marBottom w:val="0"/>
                      <w:divBdr>
                        <w:top w:val="none" w:sz="0" w:space="0" w:color="auto"/>
                        <w:left w:val="none" w:sz="0" w:space="0" w:color="auto"/>
                        <w:bottom w:val="none" w:sz="0" w:space="0" w:color="auto"/>
                        <w:right w:val="none" w:sz="0" w:space="0" w:color="auto"/>
                      </w:divBdr>
                    </w:div>
                  </w:divsChild>
                </w:div>
                <w:div w:id="1605190997">
                  <w:marLeft w:val="0"/>
                  <w:marRight w:val="0"/>
                  <w:marTop w:val="0"/>
                  <w:marBottom w:val="0"/>
                  <w:divBdr>
                    <w:top w:val="none" w:sz="0" w:space="0" w:color="auto"/>
                    <w:left w:val="none" w:sz="0" w:space="0" w:color="auto"/>
                    <w:bottom w:val="none" w:sz="0" w:space="0" w:color="auto"/>
                    <w:right w:val="none" w:sz="0" w:space="0" w:color="auto"/>
                  </w:divBdr>
                  <w:divsChild>
                    <w:div w:id="1345473073">
                      <w:marLeft w:val="0"/>
                      <w:marRight w:val="0"/>
                      <w:marTop w:val="0"/>
                      <w:marBottom w:val="0"/>
                      <w:divBdr>
                        <w:top w:val="none" w:sz="0" w:space="0" w:color="auto"/>
                        <w:left w:val="none" w:sz="0" w:space="0" w:color="auto"/>
                        <w:bottom w:val="none" w:sz="0" w:space="0" w:color="auto"/>
                        <w:right w:val="none" w:sz="0" w:space="0" w:color="auto"/>
                      </w:divBdr>
                    </w:div>
                  </w:divsChild>
                </w:div>
                <w:div w:id="1610817421">
                  <w:marLeft w:val="0"/>
                  <w:marRight w:val="0"/>
                  <w:marTop w:val="0"/>
                  <w:marBottom w:val="0"/>
                  <w:divBdr>
                    <w:top w:val="none" w:sz="0" w:space="0" w:color="auto"/>
                    <w:left w:val="none" w:sz="0" w:space="0" w:color="auto"/>
                    <w:bottom w:val="none" w:sz="0" w:space="0" w:color="auto"/>
                    <w:right w:val="none" w:sz="0" w:space="0" w:color="auto"/>
                  </w:divBdr>
                  <w:divsChild>
                    <w:div w:id="1521889209">
                      <w:marLeft w:val="0"/>
                      <w:marRight w:val="0"/>
                      <w:marTop w:val="0"/>
                      <w:marBottom w:val="0"/>
                      <w:divBdr>
                        <w:top w:val="none" w:sz="0" w:space="0" w:color="auto"/>
                        <w:left w:val="none" w:sz="0" w:space="0" w:color="auto"/>
                        <w:bottom w:val="none" w:sz="0" w:space="0" w:color="auto"/>
                        <w:right w:val="none" w:sz="0" w:space="0" w:color="auto"/>
                      </w:divBdr>
                    </w:div>
                  </w:divsChild>
                </w:div>
                <w:div w:id="1674990247">
                  <w:marLeft w:val="0"/>
                  <w:marRight w:val="0"/>
                  <w:marTop w:val="0"/>
                  <w:marBottom w:val="0"/>
                  <w:divBdr>
                    <w:top w:val="none" w:sz="0" w:space="0" w:color="auto"/>
                    <w:left w:val="none" w:sz="0" w:space="0" w:color="auto"/>
                    <w:bottom w:val="none" w:sz="0" w:space="0" w:color="auto"/>
                    <w:right w:val="none" w:sz="0" w:space="0" w:color="auto"/>
                  </w:divBdr>
                  <w:divsChild>
                    <w:div w:id="519902395">
                      <w:marLeft w:val="0"/>
                      <w:marRight w:val="0"/>
                      <w:marTop w:val="0"/>
                      <w:marBottom w:val="0"/>
                      <w:divBdr>
                        <w:top w:val="none" w:sz="0" w:space="0" w:color="auto"/>
                        <w:left w:val="none" w:sz="0" w:space="0" w:color="auto"/>
                        <w:bottom w:val="none" w:sz="0" w:space="0" w:color="auto"/>
                        <w:right w:val="none" w:sz="0" w:space="0" w:color="auto"/>
                      </w:divBdr>
                    </w:div>
                  </w:divsChild>
                </w:div>
                <w:div w:id="1703046868">
                  <w:marLeft w:val="0"/>
                  <w:marRight w:val="0"/>
                  <w:marTop w:val="0"/>
                  <w:marBottom w:val="0"/>
                  <w:divBdr>
                    <w:top w:val="none" w:sz="0" w:space="0" w:color="auto"/>
                    <w:left w:val="none" w:sz="0" w:space="0" w:color="auto"/>
                    <w:bottom w:val="none" w:sz="0" w:space="0" w:color="auto"/>
                    <w:right w:val="none" w:sz="0" w:space="0" w:color="auto"/>
                  </w:divBdr>
                  <w:divsChild>
                    <w:div w:id="1730491595">
                      <w:marLeft w:val="0"/>
                      <w:marRight w:val="0"/>
                      <w:marTop w:val="0"/>
                      <w:marBottom w:val="0"/>
                      <w:divBdr>
                        <w:top w:val="none" w:sz="0" w:space="0" w:color="auto"/>
                        <w:left w:val="none" w:sz="0" w:space="0" w:color="auto"/>
                        <w:bottom w:val="none" w:sz="0" w:space="0" w:color="auto"/>
                        <w:right w:val="none" w:sz="0" w:space="0" w:color="auto"/>
                      </w:divBdr>
                    </w:div>
                  </w:divsChild>
                </w:div>
                <w:div w:id="1712001088">
                  <w:marLeft w:val="0"/>
                  <w:marRight w:val="0"/>
                  <w:marTop w:val="0"/>
                  <w:marBottom w:val="0"/>
                  <w:divBdr>
                    <w:top w:val="none" w:sz="0" w:space="0" w:color="auto"/>
                    <w:left w:val="none" w:sz="0" w:space="0" w:color="auto"/>
                    <w:bottom w:val="none" w:sz="0" w:space="0" w:color="auto"/>
                    <w:right w:val="none" w:sz="0" w:space="0" w:color="auto"/>
                  </w:divBdr>
                  <w:divsChild>
                    <w:div w:id="494953962">
                      <w:marLeft w:val="0"/>
                      <w:marRight w:val="0"/>
                      <w:marTop w:val="0"/>
                      <w:marBottom w:val="0"/>
                      <w:divBdr>
                        <w:top w:val="none" w:sz="0" w:space="0" w:color="auto"/>
                        <w:left w:val="none" w:sz="0" w:space="0" w:color="auto"/>
                        <w:bottom w:val="none" w:sz="0" w:space="0" w:color="auto"/>
                        <w:right w:val="none" w:sz="0" w:space="0" w:color="auto"/>
                      </w:divBdr>
                    </w:div>
                  </w:divsChild>
                </w:div>
                <w:div w:id="1794473652">
                  <w:marLeft w:val="0"/>
                  <w:marRight w:val="0"/>
                  <w:marTop w:val="0"/>
                  <w:marBottom w:val="0"/>
                  <w:divBdr>
                    <w:top w:val="none" w:sz="0" w:space="0" w:color="auto"/>
                    <w:left w:val="none" w:sz="0" w:space="0" w:color="auto"/>
                    <w:bottom w:val="none" w:sz="0" w:space="0" w:color="auto"/>
                    <w:right w:val="none" w:sz="0" w:space="0" w:color="auto"/>
                  </w:divBdr>
                  <w:divsChild>
                    <w:div w:id="2034844149">
                      <w:marLeft w:val="0"/>
                      <w:marRight w:val="0"/>
                      <w:marTop w:val="0"/>
                      <w:marBottom w:val="0"/>
                      <w:divBdr>
                        <w:top w:val="none" w:sz="0" w:space="0" w:color="auto"/>
                        <w:left w:val="none" w:sz="0" w:space="0" w:color="auto"/>
                        <w:bottom w:val="none" w:sz="0" w:space="0" w:color="auto"/>
                        <w:right w:val="none" w:sz="0" w:space="0" w:color="auto"/>
                      </w:divBdr>
                    </w:div>
                  </w:divsChild>
                </w:div>
                <w:div w:id="1795443130">
                  <w:marLeft w:val="0"/>
                  <w:marRight w:val="0"/>
                  <w:marTop w:val="0"/>
                  <w:marBottom w:val="0"/>
                  <w:divBdr>
                    <w:top w:val="none" w:sz="0" w:space="0" w:color="auto"/>
                    <w:left w:val="none" w:sz="0" w:space="0" w:color="auto"/>
                    <w:bottom w:val="none" w:sz="0" w:space="0" w:color="auto"/>
                    <w:right w:val="none" w:sz="0" w:space="0" w:color="auto"/>
                  </w:divBdr>
                  <w:divsChild>
                    <w:div w:id="885139812">
                      <w:marLeft w:val="0"/>
                      <w:marRight w:val="0"/>
                      <w:marTop w:val="0"/>
                      <w:marBottom w:val="0"/>
                      <w:divBdr>
                        <w:top w:val="none" w:sz="0" w:space="0" w:color="auto"/>
                        <w:left w:val="none" w:sz="0" w:space="0" w:color="auto"/>
                        <w:bottom w:val="none" w:sz="0" w:space="0" w:color="auto"/>
                        <w:right w:val="none" w:sz="0" w:space="0" w:color="auto"/>
                      </w:divBdr>
                    </w:div>
                  </w:divsChild>
                </w:div>
                <w:div w:id="1818767609">
                  <w:marLeft w:val="0"/>
                  <w:marRight w:val="0"/>
                  <w:marTop w:val="0"/>
                  <w:marBottom w:val="0"/>
                  <w:divBdr>
                    <w:top w:val="none" w:sz="0" w:space="0" w:color="auto"/>
                    <w:left w:val="none" w:sz="0" w:space="0" w:color="auto"/>
                    <w:bottom w:val="none" w:sz="0" w:space="0" w:color="auto"/>
                    <w:right w:val="none" w:sz="0" w:space="0" w:color="auto"/>
                  </w:divBdr>
                  <w:divsChild>
                    <w:div w:id="1367674897">
                      <w:marLeft w:val="0"/>
                      <w:marRight w:val="0"/>
                      <w:marTop w:val="0"/>
                      <w:marBottom w:val="0"/>
                      <w:divBdr>
                        <w:top w:val="none" w:sz="0" w:space="0" w:color="auto"/>
                        <w:left w:val="none" w:sz="0" w:space="0" w:color="auto"/>
                        <w:bottom w:val="none" w:sz="0" w:space="0" w:color="auto"/>
                        <w:right w:val="none" w:sz="0" w:space="0" w:color="auto"/>
                      </w:divBdr>
                    </w:div>
                  </w:divsChild>
                </w:div>
                <w:div w:id="1826050447">
                  <w:marLeft w:val="0"/>
                  <w:marRight w:val="0"/>
                  <w:marTop w:val="0"/>
                  <w:marBottom w:val="0"/>
                  <w:divBdr>
                    <w:top w:val="none" w:sz="0" w:space="0" w:color="auto"/>
                    <w:left w:val="none" w:sz="0" w:space="0" w:color="auto"/>
                    <w:bottom w:val="none" w:sz="0" w:space="0" w:color="auto"/>
                    <w:right w:val="none" w:sz="0" w:space="0" w:color="auto"/>
                  </w:divBdr>
                  <w:divsChild>
                    <w:div w:id="1735425879">
                      <w:marLeft w:val="0"/>
                      <w:marRight w:val="0"/>
                      <w:marTop w:val="0"/>
                      <w:marBottom w:val="0"/>
                      <w:divBdr>
                        <w:top w:val="none" w:sz="0" w:space="0" w:color="auto"/>
                        <w:left w:val="none" w:sz="0" w:space="0" w:color="auto"/>
                        <w:bottom w:val="none" w:sz="0" w:space="0" w:color="auto"/>
                        <w:right w:val="none" w:sz="0" w:space="0" w:color="auto"/>
                      </w:divBdr>
                    </w:div>
                  </w:divsChild>
                </w:div>
                <w:div w:id="1828008921">
                  <w:marLeft w:val="0"/>
                  <w:marRight w:val="0"/>
                  <w:marTop w:val="0"/>
                  <w:marBottom w:val="0"/>
                  <w:divBdr>
                    <w:top w:val="none" w:sz="0" w:space="0" w:color="auto"/>
                    <w:left w:val="none" w:sz="0" w:space="0" w:color="auto"/>
                    <w:bottom w:val="none" w:sz="0" w:space="0" w:color="auto"/>
                    <w:right w:val="none" w:sz="0" w:space="0" w:color="auto"/>
                  </w:divBdr>
                  <w:divsChild>
                    <w:div w:id="974528951">
                      <w:marLeft w:val="0"/>
                      <w:marRight w:val="0"/>
                      <w:marTop w:val="0"/>
                      <w:marBottom w:val="0"/>
                      <w:divBdr>
                        <w:top w:val="none" w:sz="0" w:space="0" w:color="auto"/>
                        <w:left w:val="none" w:sz="0" w:space="0" w:color="auto"/>
                        <w:bottom w:val="none" w:sz="0" w:space="0" w:color="auto"/>
                        <w:right w:val="none" w:sz="0" w:space="0" w:color="auto"/>
                      </w:divBdr>
                    </w:div>
                  </w:divsChild>
                </w:div>
                <w:div w:id="1830558983">
                  <w:marLeft w:val="0"/>
                  <w:marRight w:val="0"/>
                  <w:marTop w:val="0"/>
                  <w:marBottom w:val="0"/>
                  <w:divBdr>
                    <w:top w:val="none" w:sz="0" w:space="0" w:color="auto"/>
                    <w:left w:val="none" w:sz="0" w:space="0" w:color="auto"/>
                    <w:bottom w:val="none" w:sz="0" w:space="0" w:color="auto"/>
                    <w:right w:val="none" w:sz="0" w:space="0" w:color="auto"/>
                  </w:divBdr>
                  <w:divsChild>
                    <w:div w:id="2014456644">
                      <w:marLeft w:val="0"/>
                      <w:marRight w:val="0"/>
                      <w:marTop w:val="0"/>
                      <w:marBottom w:val="0"/>
                      <w:divBdr>
                        <w:top w:val="none" w:sz="0" w:space="0" w:color="auto"/>
                        <w:left w:val="none" w:sz="0" w:space="0" w:color="auto"/>
                        <w:bottom w:val="none" w:sz="0" w:space="0" w:color="auto"/>
                        <w:right w:val="none" w:sz="0" w:space="0" w:color="auto"/>
                      </w:divBdr>
                    </w:div>
                  </w:divsChild>
                </w:div>
                <w:div w:id="1863518827">
                  <w:marLeft w:val="0"/>
                  <w:marRight w:val="0"/>
                  <w:marTop w:val="0"/>
                  <w:marBottom w:val="0"/>
                  <w:divBdr>
                    <w:top w:val="none" w:sz="0" w:space="0" w:color="auto"/>
                    <w:left w:val="none" w:sz="0" w:space="0" w:color="auto"/>
                    <w:bottom w:val="none" w:sz="0" w:space="0" w:color="auto"/>
                    <w:right w:val="none" w:sz="0" w:space="0" w:color="auto"/>
                  </w:divBdr>
                  <w:divsChild>
                    <w:div w:id="513497030">
                      <w:marLeft w:val="0"/>
                      <w:marRight w:val="0"/>
                      <w:marTop w:val="0"/>
                      <w:marBottom w:val="0"/>
                      <w:divBdr>
                        <w:top w:val="none" w:sz="0" w:space="0" w:color="auto"/>
                        <w:left w:val="none" w:sz="0" w:space="0" w:color="auto"/>
                        <w:bottom w:val="none" w:sz="0" w:space="0" w:color="auto"/>
                        <w:right w:val="none" w:sz="0" w:space="0" w:color="auto"/>
                      </w:divBdr>
                    </w:div>
                  </w:divsChild>
                </w:div>
                <w:div w:id="1925724512">
                  <w:marLeft w:val="0"/>
                  <w:marRight w:val="0"/>
                  <w:marTop w:val="0"/>
                  <w:marBottom w:val="0"/>
                  <w:divBdr>
                    <w:top w:val="none" w:sz="0" w:space="0" w:color="auto"/>
                    <w:left w:val="none" w:sz="0" w:space="0" w:color="auto"/>
                    <w:bottom w:val="none" w:sz="0" w:space="0" w:color="auto"/>
                    <w:right w:val="none" w:sz="0" w:space="0" w:color="auto"/>
                  </w:divBdr>
                  <w:divsChild>
                    <w:div w:id="636420226">
                      <w:marLeft w:val="0"/>
                      <w:marRight w:val="0"/>
                      <w:marTop w:val="0"/>
                      <w:marBottom w:val="0"/>
                      <w:divBdr>
                        <w:top w:val="none" w:sz="0" w:space="0" w:color="auto"/>
                        <w:left w:val="none" w:sz="0" w:space="0" w:color="auto"/>
                        <w:bottom w:val="none" w:sz="0" w:space="0" w:color="auto"/>
                        <w:right w:val="none" w:sz="0" w:space="0" w:color="auto"/>
                      </w:divBdr>
                    </w:div>
                  </w:divsChild>
                </w:div>
                <w:div w:id="1998726375">
                  <w:marLeft w:val="0"/>
                  <w:marRight w:val="0"/>
                  <w:marTop w:val="0"/>
                  <w:marBottom w:val="0"/>
                  <w:divBdr>
                    <w:top w:val="none" w:sz="0" w:space="0" w:color="auto"/>
                    <w:left w:val="none" w:sz="0" w:space="0" w:color="auto"/>
                    <w:bottom w:val="none" w:sz="0" w:space="0" w:color="auto"/>
                    <w:right w:val="none" w:sz="0" w:space="0" w:color="auto"/>
                  </w:divBdr>
                  <w:divsChild>
                    <w:div w:id="1929190989">
                      <w:marLeft w:val="0"/>
                      <w:marRight w:val="0"/>
                      <w:marTop w:val="0"/>
                      <w:marBottom w:val="0"/>
                      <w:divBdr>
                        <w:top w:val="none" w:sz="0" w:space="0" w:color="auto"/>
                        <w:left w:val="none" w:sz="0" w:space="0" w:color="auto"/>
                        <w:bottom w:val="none" w:sz="0" w:space="0" w:color="auto"/>
                        <w:right w:val="none" w:sz="0" w:space="0" w:color="auto"/>
                      </w:divBdr>
                    </w:div>
                  </w:divsChild>
                </w:div>
                <w:div w:id="2007854535">
                  <w:marLeft w:val="0"/>
                  <w:marRight w:val="0"/>
                  <w:marTop w:val="0"/>
                  <w:marBottom w:val="0"/>
                  <w:divBdr>
                    <w:top w:val="none" w:sz="0" w:space="0" w:color="auto"/>
                    <w:left w:val="none" w:sz="0" w:space="0" w:color="auto"/>
                    <w:bottom w:val="none" w:sz="0" w:space="0" w:color="auto"/>
                    <w:right w:val="none" w:sz="0" w:space="0" w:color="auto"/>
                  </w:divBdr>
                  <w:divsChild>
                    <w:div w:id="1084692875">
                      <w:marLeft w:val="0"/>
                      <w:marRight w:val="0"/>
                      <w:marTop w:val="0"/>
                      <w:marBottom w:val="0"/>
                      <w:divBdr>
                        <w:top w:val="none" w:sz="0" w:space="0" w:color="auto"/>
                        <w:left w:val="none" w:sz="0" w:space="0" w:color="auto"/>
                        <w:bottom w:val="none" w:sz="0" w:space="0" w:color="auto"/>
                        <w:right w:val="none" w:sz="0" w:space="0" w:color="auto"/>
                      </w:divBdr>
                    </w:div>
                  </w:divsChild>
                </w:div>
                <w:div w:id="2109349472">
                  <w:marLeft w:val="0"/>
                  <w:marRight w:val="0"/>
                  <w:marTop w:val="0"/>
                  <w:marBottom w:val="0"/>
                  <w:divBdr>
                    <w:top w:val="none" w:sz="0" w:space="0" w:color="auto"/>
                    <w:left w:val="none" w:sz="0" w:space="0" w:color="auto"/>
                    <w:bottom w:val="none" w:sz="0" w:space="0" w:color="auto"/>
                    <w:right w:val="none" w:sz="0" w:space="0" w:color="auto"/>
                  </w:divBdr>
                  <w:divsChild>
                    <w:div w:id="609555057">
                      <w:marLeft w:val="0"/>
                      <w:marRight w:val="0"/>
                      <w:marTop w:val="0"/>
                      <w:marBottom w:val="0"/>
                      <w:divBdr>
                        <w:top w:val="none" w:sz="0" w:space="0" w:color="auto"/>
                        <w:left w:val="none" w:sz="0" w:space="0" w:color="auto"/>
                        <w:bottom w:val="none" w:sz="0" w:space="0" w:color="auto"/>
                        <w:right w:val="none" w:sz="0" w:space="0" w:color="auto"/>
                      </w:divBdr>
                    </w:div>
                  </w:divsChild>
                </w:div>
                <w:div w:id="2142839203">
                  <w:marLeft w:val="0"/>
                  <w:marRight w:val="0"/>
                  <w:marTop w:val="0"/>
                  <w:marBottom w:val="0"/>
                  <w:divBdr>
                    <w:top w:val="none" w:sz="0" w:space="0" w:color="auto"/>
                    <w:left w:val="none" w:sz="0" w:space="0" w:color="auto"/>
                    <w:bottom w:val="none" w:sz="0" w:space="0" w:color="auto"/>
                    <w:right w:val="none" w:sz="0" w:space="0" w:color="auto"/>
                  </w:divBdr>
                  <w:divsChild>
                    <w:div w:id="141624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34132">
          <w:marLeft w:val="0"/>
          <w:marRight w:val="0"/>
          <w:marTop w:val="0"/>
          <w:marBottom w:val="0"/>
          <w:divBdr>
            <w:top w:val="none" w:sz="0" w:space="0" w:color="auto"/>
            <w:left w:val="none" w:sz="0" w:space="0" w:color="auto"/>
            <w:bottom w:val="none" w:sz="0" w:space="0" w:color="auto"/>
            <w:right w:val="none" w:sz="0" w:space="0" w:color="auto"/>
          </w:divBdr>
        </w:div>
        <w:div w:id="2075811838">
          <w:marLeft w:val="0"/>
          <w:marRight w:val="0"/>
          <w:marTop w:val="0"/>
          <w:marBottom w:val="0"/>
          <w:divBdr>
            <w:top w:val="none" w:sz="0" w:space="0" w:color="auto"/>
            <w:left w:val="none" w:sz="0" w:space="0" w:color="auto"/>
            <w:bottom w:val="none" w:sz="0" w:space="0" w:color="auto"/>
            <w:right w:val="none" w:sz="0" w:space="0" w:color="auto"/>
          </w:divBdr>
        </w:div>
        <w:div w:id="2078090857">
          <w:marLeft w:val="0"/>
          <w:marRight w:val="0"/>
          <w:marTop w:val="0"/>
          <w:marBottom w:val="0"/>
          <w:divBdr>
            <w:top w:val="none" w:sz="0" w:space="0" w:color="auto"/>
            <w:left w:val="none" w:sz="0" w:space="0" w:color="auto"/>
            <w:bottom w:val="none" w:sz="0" w:space="0" w:color="auto"/>
            <w:right w:val="none" w:sz="0" w:space="0" w:color="auto"/>
          </w:divBdr>
        </w:div>
        <w:div w:id="2084329640">
          <w:marLeft w:val="0"/>
          <w:marRight w:val="0"/>
          <w:marTop w:val="0"/>
          <w:marBottom w:val="0"/>
          <w:divBdr>
            <w:top w:val="none" w:sz="0" w:space="0" w:color="auto"/>
            <w:left w:val="none" w:sz="0" w:space="0" w:color="auto"/>
            <w:bottom w:val="none" w:sz="0" w:space="0" w:color="auto"/>
            <w:right w:val="none" w:sz="0" w:space="0" w:color="auto"/>
          </w:divBdr>
        </w:div>
        <w:div w:id="2120296808">
          <w:marLeft w:val="0"/>
          <w:marRight w:val="0"/>
          <w:marTop w:val="0"/>
          <w:marBottom w:val="0"/>
          <w:divBdr>
            <w:top w:val="none" w:sz="0" w:space="0" w:color="auto"/>
            <w:left w:val="none" w:sz="0" w:space="0" w:color="auto"/>
            <w:bottom w:val="none" w:sz="0" w:space="0" w:color="auto"/>
            <w:right w:val="none" w:sz="0" w:space="0" w:color="auto"/>
          </w:divBdr>
        </w:div>
      </w:divsChild>
    </w:div>
    <w:div w:id="525678652">
      <w:bodyDiv w:val="1"/>
      <w:marLeft w:val="0"/>
      <w:marRight w:val="0"/>
      <w:marTop w:val="0"/>
      <w:marBottom w:val="0"/>
      <w:divBdr>
        <w:top w:val="none" w:sz="0" w:space="0" w:color="auto"/>
        <w:left w:val="none" w:sz="0" w:space="0" w:color="auto"/>
        <w:bottom w:val="none" w:sz="0" w:space="0" w:color="auto"/>
        <w:right w:val="none" w:sz="0" w:space="0" w:color="auto"/>
      </w:divBdr>
      <w:divsChild>
        <w:div w:id="124936470">
          <w:marLeft w:val="0"/>
          <w:marRight w:val="0"/>
          <w:marTop w:val="0"/>
          <w:marBottom w:val="0"/>
          <w:divBdr>
            <w:top w:val="none" w:sz="0" w:space="0" w:color="auto"/>
            <w:left w:val="none" w:sz="0" w:space="0" w:color="auto"/>
            <w:bottom w:val="none" w:sz="0" w:space="0" w:color="auto"/>
            <w:right w:val="none" w:sz="0" w:space="0" w:color="auto"/>
          </w:divBdr>
        </w:div>
        <w:div w:id="625746112">
          <w:marLeft w:val="0"/>
          <w:marRight w:val="0"/>
          <w:marTop w:val="0"/>
          <w:marBottom w:val="0"/>
          <w:divBdr>
            <w:top w:val="none" w:sz="0" w:space="0" w:color="auto"/>
            <w:left w:val="none" w:sz="0" w:space="0" w:color="auto"/>
            <w:bottom w:val="none" w:sz="0" w:space="0" w:color="auto"/>
            <w:right w:val="none" w:sz="0" w:space="0" w:color="auto"/>
          </w:divBdr>
        </w:div>
      </w:divsChild>
    </w:div>
    <w:div w:id="637422963">
      <w:bodyDiv w:val="1"/>
      <w:marLeft w:val="0"/>
      <w:marRight w:val="0"/>
      <w:marTop w:val="0"/>
      <w:marBottom w:val="0"/>
      <w:divBdr>
        <w:top w:val="none" w:sz="0" w:space="0" w:color="auto"/>
        <w:left w:val="none" w:sz="0" w:space="0" w:color="auto"/>
        <w:bottom w:val="none" w:sz="0" w:space="0" w:color="auto"/>
        <w:right w:val="none" w:sz="0" w:space="0" w:color="auto"/>
      </w:divBdr>
    </w:div>
    <w:div w:id="660543561">
      <w:bodyDiv w:val="1"/>
      <w:marLeft w:val="0"/>
      <w:marRight w:val="0"/>
      <w:marTop w:val="0"/>
      <w:marBottom w:val="0"/>
      <w:divBdr>
        <w:top w:val="none" w:sz="0" w:space="0" w:color="auto"/>
        <w:left w:val="none" w:sz="0" w:space="0" w:color="auto"/>
        <w:bottom w:val="none" w:sz="0" w:space="0" w:color="auto"/>
        <w:right w:val="none" w:sz="0" w:space="0" w:color="auto"/>
      </w:divBdr>
    </w:div>
    <w:div w:id="819736118">
      <w:bodyDiv w:val="1"/>
      <w:marLeft w:val="0"/>
      <w:marRight w:val="0"/>
      <w:marTop w:val="0"/>
      <w:marBottom w:val="0"/>
      <w:divBdr>
        <w:top w:val="none" w:sz="0" w:space="0" w:color="auto"/>
        <w:left w:val="none" w:sz="0" w:space="0" w:color="auto"/>
        <w:bottom w:val="none" w:sz="0" w:space="0" w:color="auto"/>
        <w:right w:val="none" w:sz="0" w:space="0" w:color="auto"/>
      </w:divBdr>
    </w:div>
    <w:div w:id="900478801">
      <w:bodyDiv w:val="1"/>
      <w:marLeft w:val="0"/>
      <w:marRight w:val="0"/>
      <w:marTop w:val="0"/>
      <w:marBottom w:val="0"/>
      <w:divBdr>
        <w:top w:val="none" w:sz="0" w:space="0" w:color="auto"/>
        <w:left w:val="none" w:sz="0" w:space="0" w:color="auto"/>
        <w:bottom w:val="none" w:sz="0" w:space="0" w:color="auto"/>
        <w:right w:val="none" w:sz="0" w:space="0" w:color="auto"/>
      </w:divBdr>
      <w:divsChild>
        <w:div w:id="39324530">
          <w:marLeft w:val="0"/>
          <w:marRight w:val="0"/>
          <w:marTop w:val="0"/>
          <w:marBottom w:val="0"/>
          <w:divBdr>
            <w:top w:val="none" w:sz="0" w:space="0" w:color="auto"/>
            <w:left w:val="none" w:sz="0" w:space="0" w:color="auto"/>
            <w:bottom w:val="none" w:sz="0" w:space="0" w:color="auto"/>
            <w:right w:val="none" w:sz="0" w:space="0" w:color="auto"/>
          </w:divBdr>
        </w:div>
        <w:div w:id="93675251">
          <w:marLeft w:val="0"/>
          <w:marRight w:val="0"/>
          <w:marTop w:val="0"/>
          <w:marBottom w:val="0"/>
          <w:divBdr>
            <w:top w:val="none" w:sz="0" w:space="0" w:color="auto"/>
            <w:left w:val="none" w:sz="0" w:space="0" w:color="auto"/>
            <w:bottom w:val="none" w:sz="0" w:space="0" w:color="auto"/>
            <w:right w:val="none" w:sz="0" w:space="0" w:color="auto"/>
          </w:divBdr>
        </w:div>
        <w:div w:id="99490723">
          <w:marLeft w:val="0"/>
          <w:marRight w:val="0"/>
          <w:marTop w:val="0"/>
          <w:marBottom w:val="0"/>
          <w:divBdr>
            <w:top w:val="none" w:sz="0" w:space="0" w:color="auto"/>
            <w:left w:val="none" w:sz="0" w:space="0" w:color="auto"/>
            <w:bottom w:val="none" w:sz="0" w:space="0" w:color="auto"/>
            <w:right w:val="none" w:sz="0" w:space="0" w:color="auto"/>
          </w:divBdr>
        </w:div>
        <w:div w:id="116140660">
          <w:marLeft w:val="0"/>
          <w:marRight w:val="0"/>
          <w:marTop w:val="0"/>
          <w:marBottom w:val="0"/>
          <w:divBdr>
            <w:top w:val="none" w:sz="0" w:space="0" w:color="auto"/>
            <w:left w:val="none" w:sz="0" w:space="0" w:color="auto"/>
            <w:bottom w:val="none" w:sz="0" w:space="0" w:color="auto"/>
            <w:right w:val="none" w:sz="0" w:space="0" w:color="auto"/>
          </w:divBdr>
        </w:div>
        <w:div w:id="133522763">
          <w:marLeft w:val="0"/>
          <w:marRight w:val="0"/>
          <w:marTop w:val="0"/>
          <w:marBottom w:val="0"/>
          <w:divBdr>
            <w:top w:val="none" w:sz="0" w:space="0" w:color="auto"/>
            <w:left w:val="none" w:sz="0" w:space="0" w:color="auto"/>
            <w:bottom w:val="none" w:sz="0" w:space="0" w:color="auto"/>
            <w:right w:val="none" w:sz="0" w:space="0" w:color="auto"/>
          </w:divBdr>
        </w:div>
        <w:div w:id="150030454">
          <w:marLeft w:val="0"/>
          <w:marRight w:val="0"/>
          <w:marTop w:val="0"/>
          <w:marBottom w:val="0"/>
          <w:divBdr>
            <w:top w:val="none" w:sz="0" w:space="0" w:color="auto"/>
            <w:left w:val="none" w:sz="0" w:space="0" w:color="auto"/>
            <w:bottom w:val="none" w:sz="0" w:space="0" w:color="auto"/>
            <w:right w:val="none" w:sz="0" w:space="0" w:color="auto"/>
          </w:divBdr>
          <w:divsChild>
            <w:div w:id="2041346894">
              <w:marLeft w:val="-75"/>
              <w:marRight w:val="0"/>
              <w:marTop w:val="30"/>
              <w:marBottom w:val="30"/>
              <w:divBdr>
                <w:top w:val="none" w:sz="0" w:space="0" w:color="auto"/>
                <w:left w:val="none" w:sz="0" w:space="0" w:color="auto"/>
                <w:bottom w:val="none" w:sz="0" w:space="0" w:color="auto"/>
                <w:right w:val="none" w:sz="0" w:space="0" w:color="auto"/>
              </w:divBdr>
              <w:divsChild>
                <w:div w:id="192614172">
                  <w:marLeft w:val="0"/>
                  <w:marRight w:val="0"/>
                  <w:marTop w:val="0"/>
                  <w:marBottom w:val="0"/>
                  <w:divBdr>
                    <w:top w:val="none" w:sz="0" w:space="0" w:color="auto"/>
                    <w:left w:val="none" w:sz="0" w:space="0" w:color="auto"/>
                    <w:bottom w:val="none" w:sz="0" w:space="0" w:color="auto"/>
                    <w:right w:val="none" w:sz="0" w:space="0" w:color="auto"/>
                  </w:divBdr>
                  <w:divsChild>
                    <w:div w:id="1926838650">
                      <w:marLeft w:val="0"/>
                      <w:marRight w:val="0"/>
                      <w:marTop w:val="0"/>
                      <w:marBottom w:val="0"/>
                      <w:divBdr>
                        <w:top w:val="none" w:sz="0" w:space="0" w:color="auto"/>
                        <w:left w:val="none" w:sz="0" w:space="0" w:color="auto"/>
                        <w:bottom w:val="none" w:sz="0" w:space="0" w:color="auto"/>
                        <w:right w:val="none" w:sz="0" w:space="0" w:color="auto"/>
                      </w:divBdr>
                    </w:div>
                  </w:divsChild>
                </w:div>
                <w:div w:id="432477674">
                  <w:marLeft w:val="0"/>
                  <w:marRight w:val="0"/>
                  <w:marTop w:val="0"/>
                  <w:marBottom w:val="0"/>
                  <w:divBdr>
                    <w:top w:val="none" w:sz="0" w:space="0" w:color="auto"/>
                    <w:left w:val="none" w:sz="0" w:space="0" w:color="auto"/>
                    <w:bottom w:val="none" w:sz="0" w:space="0" w:color="auto"/>
                    <w:right w:val="none" w:sz="0" w:space="0" w:color="auto"/>
                  </w:divBdr>
                  <w:divsChild>
                    <w:div w:id="1258371053">
                      <w:marLeft w:val="0"/>
                      <w:marRight w:val="0"/>
                      <w:marTop w:val="0"/>
                      <w:marBottom w:val="0"/>
                      <w:divBdr>
                        <w:top w:val="none" w:sz="0" w:space="0" w:color="auto"/>
                        <w:left w:val="none" w:sz="0" w:space="0" w:color="auto"/>
                        <w:bottom w:val="none" w:sz="0" w:space="0" w:color="auto"/>
                        <w:right w:val="none" w:sz="0" w:space="0" w:color="auto"/>
                      </w:divBdr>
                    </w:div>
                  </w:divsChild>
                </w:div>
                <w:div w:id="517963222">
                  <w:marLeft w:val="0"/>
                  <w:marRight w:val="0"/>
                  <w:marTop w:val="0"/>
                  <w:marBottom w:val="0"/>
                  <w:divBdr>
                    <w:top w:val="none" w:sz="0" w:space="0" w:color="auto"/>
                    <w:left w:val="none" w:sz="0" w:space="0" w:color="auto"/>
                    <w:bottom w:val="none" w:sz="0" w:space="0" w:color="auto"/>
                    <w:right w:val="none" w:sz="0" w:space="0" w:color="auto"/>
                  </w:divBdr>
                  <w:divsChild>
                    <w:div w:id="1644696788">
                      <w:marLeft w:val="0"/>
                      <w:marRight w:val="0"/>
                      <w:marTop w:val="0"/>
                      <w:marBottom w:val="0"/>
                      <w:divBdr>
                        <w:top w:val="none" w:sz="0" w:space="0" w:color="auto"/>
                        <w:left w:val="none" w:sz="0" w:space="0" w:color="auto"/>
                        <w:bottom w:val="none" w:sz="0" w:space="0" w:color="auto"/>
                        <w:right w:val="none" w:sz="0" w:space="0" w:color="auto"/>
                      </w:divBdr>
                    </w:div>
                  </w:divsChild>
                </w:div>
                <w:div w:id="543369184">
                  <w:marLeft w:val="0"/>
                  <w:marRight w:val="0"/>
                  <w:marTop w:val="0"/>
                  <w:marBottom w:val="0"/>
                  <w:divBdr>
                    <w:top w:val="none" w:sz="0" w:space="0" w:color="auto"/>
                    <w:left w:val="none" w:sz="0" w:space="0" w:color="auto"/>
                    <w:bottom w:val="none" w:sz="0" w:space="0" w:color="auto"/>
                    <w:right w:val="none" w:sz="0" w:space="0" w:color="auto"/>
                  </w:divBdr>
                  <w:divsChild>
                    <w:div w:id="1712607415">
                      <w:marLeft w:val="0"/>
                      <w:marRight w:val="0"/>
                      <w:marTop w:val="0"/>
                      <w:marBottom w:val="0"/>
                      <w:divBdr>
                        <w:top w:val="none" w:sz="0" w:space="0" w:color="auto"/>
                        <w:left w:val="none" w:sz="0" w:space="0" w:color="auto"/>
                        <w:bottom w:val="none" w:sz="0" w:space="0" w:color="auto"/>
                        <w:right w:val="none" w:sz="0" w:space="0" w:color="auto"/>
                      </w:divBdr>
                    </w:div>
                  </w:divsChild>
                </w:div>
                <w:div w:id="573784341">
                  <w:marLeft w:val="0"/>
                  <w:marRight w:val="0"/>
                  <w:marTop w:val="0"/>
                  <w:marBottom w:val="0"/>
                  <w:divBdr>
                    <w:top w:val="none" w:sz="0" w:space="0" w:color="auto"/>
                    <w:left w:val="none" w:sz="0" w:space="0" w:color="auto"/>
                    <w:bottom w:val="none" w:sz="0" w:space="0" w:color="auto"/>
                    <w:right w:val="none" w:sz="0" w:space="0" w:color="auto"/>
                  </w:divBdr>
                  <w:divsChild>
                    <w:div w:id="1332030741">
                      <w:marLeft w:val="0"/>
                      <w:marRight w:val="0"/>
                      <w:marTop w:val="0"/>
                      <w:marBottom w:val="0"/>
                      <w:divBdr>
                        <w:top w:val="none" w:sz="0" w:space="0" w:color="auto"/>
                        <w:left w:val="none" w:sz="0" w:space="0" w:color="auto"/>
                        <w:bottom w:val="none" w:sz="0" w:space="0" w:color="auto"/>
                        <w:right w:val="none" w:sz="0" w:space="0" w:color="auto"/>
                      </w:divBdr>
                    </w:div>
                  </w:divsChild>
                </w:div>
                <w:div w:id="609823844">
                  <w:marLeft w:val="0"/>
                  <w:marRight w:val="0"/>
                  <w:marTop w:val="0"/>
                  <w:marBottom w:val="0"/>
                  <w:divBdr>
                    <w:top w:val="none" w:sz="0" w:space="0" w:color="auto"/>
                    <w:left w:val="none" w:sz="0" w:space="0" w:color="auto"/>
                    <w:bottom w:val="none" w:sz="0" w:space="0" w:color="auto"/>
                    <w:right w:val="none" w:sz="0" w:space="0" w:color="auto"/>
                  </w:divBdr>
                  <w:divsChild>
                    <w:div w:id="1148595411">
                      <w:marLeft w:val="0"/>
                      <w:marRight w:val="0"/>
                      <w:marTop w:val="0"/>
                      <w:marBottom w:val="0"/>
                      <w:divBdr>
                        <w:top w:val="none" w:sz="0" w:space="0" w:color="auto"/>
                        <w:left w:val="none" w:sz="0" w:space="0" w:color="auto"/>
                        <w:bottom w:val="none" w:sz="0" w:space="0" w:color="auto"/>
                        <w:right w:val="none" w:sz="0" w:space="0" w:color="auto"/>
                      </w:divBdr>
                    </w:div>
                  </w:divsChild>
                </w:div>
                <w:div w:id="661391337">
                  <w:marLeft w:val="0"/>
                  <w:marRight w:val="0"/>
                  <w:marTop w:val="0"/>
                  <w:marBottom w:val="0"/>
                  <w:divBdr>
                    <w:top w:val="none" w:sz="0" w:space="0" w:color="auto"/>
                    <w:left w:val="none" w:sz="0" w:space="0" w:color="auto"/>
                    <w:bottom w:val="none" w:sz="0" w:space="0" w:color="auto"/>
                    <w:right w:val="none" w:sz="0" w:space="0" w:color="auto"/>
                  </w:divBdr>
                  <w:divsChild>
                    <w:div w:id="782267935">
                      <w:marLeft w:val="0"/>
                      <w:marRight w:val="0"/>
                      <w:marTop w:val="0"/>
                      <w:marBottom w:val="0"/>
                      <w:divBdr>
                        <w:top w:val="none" w:sz="0" w:space="0" w:color="auto"/>
                        <w:left w:val="none" w:sz="0" w:space="0" w:color="auto"/>
                        <w:bottom w:val="none" w:sz="0" w:space="0" w:color="auto"/>
                        <w:right w:val="none" w:sz="0" w:space="0" w:color="auto"/>
                      </w:divBdr>
                    </w:div>
                  </w:divsChild>
                </w:div>
                <w:div w:id="695346264">
                  <w:marLeft w:val="0"/>
                  <w:marRight w:val="0"/>
                  <w:marTop w:val="0"/>
                  <w:marBottom w:val="0"/>
                  <w:divBdr>
                    <w:top w:val="none" w:sz="0" w:space="0" w:color="auto"/>
                    <w:left w:val="none" w:sz="0" w:space="0" w:color="auto"/>
                    <w:bottom w:val="none" w:sz="0" w:space="0" w:color="auto"/>
                    <w:right w:val="none" w:sz="0" w:space="0" w:color="auto"/>
                  </w:divBdr>
                  <w:divsChild>
                    <w:div w:id="290601445">
                      <w:marLeft w:val="0"/>
                      <w:marRight w:val="0"/>
                      <w:marTop w:val="0"/>
                      <w:marBottom w:val="0"/>
                      <w:divBdr>
                        <w:top w:val="none" w:sz="0" w:space="0" w:color="auto"/>
                        <w:left w:val="none" w:sz="0" w:space="0" w:color="auto"/>
                        <w:bottom w:val="none" w:sz="0" w:space="0" w:color="auto"/>
                        <w:right w:val="none" w:sz="0" w:space="0" w:color="auto"/>
                      </w:divBdr>
                    </w:div>
                  </w:divsChild>
                </w:div>
                <w:div w:id="729887066">
                  <w:marLeft w:val="0"/>
                  <w:marRight w:val="0"/>
                  <w:marTop w:val="0"/>
                  <w:marBottom w:val="0"/>
                  <w:divBdr>
                    <w:top w:val="none" w:sz="0" w:space="0" w:color="auto"/>
                    <w:left w:val="none" w:sz="0" w:space="0" w:color="auto"/>
                    <w:bottom w:val="none" w:sz="0" w:space="0" w:color="auto"/>
                    <w:right w:val="none" w:sz="0" w:space="0" w:color="auto"/>
                  </w:divBdr>
                  <w:divsChild>
                    <w:div w:id="1434789021">
                      <w:marLeft w:val="0"/>
                      <w:marRight w:val="0"/>
                      <w:marTop w:val="0"/>
                      <w:marBottom w:val="0"/>
                      <w:divBdr>
                        <w:top w:val="none" w:sz="0" w:space="0" w:color="auto"/>
                        <w:left w:val="none" w:sz="0" w:space="0" w:color="auto"/>
                        <w:bottom w:val="none" w:sz="0" w:space="0" w:color="auto"/>
                        <w:right w:val="none" w:sz="0" w:space="0" w:color="auto"/>
                      </w:divBdr>
                    </w:div>
                  </w:divsChild>
                </w:div>
                <w:div w:id="950822869">
                  <w:marLeft w:val="0"/>
                  <w:marRight w:val="0"/>
                  <w:marTop w:val="0"/>
                  <w:marBottom w:val="0"/>
                  <w:divBdr>
                    <w:top w:val="none" w:sz="0" w:space="0" w:color="auto"/>
                    <w:left w:val="none" w:sz="0" w:space="0" w:color="auto"/>
                    <w:bottom w:val="none" w:sz="0" w:space="0" w:color="auto"/>
                    <w:right w:val="none" w:sz="0" w:space="0" w:color="auto"/>
                  </w:divBdr>
                  <w:divsChild>
                    <w:div w:id="775489111">
                      <w:marLeft w:val="0"/>
                      <w:marRight w:val="0"/>
                      <w:marTop w:val="0"/>
                      <w:marBottom w:val="0"/>
                      <w:divBdr>
                        <w:top w:val="none" w:sz="0" w:space="0" w:color="auto"/>
                        <w:left w:val="none" w:sz="0" w:space="0" w:color="auto"/>
                        <w:bottom w:val="none" w:sz="0" w:space="0" w:color="auto"/>
                        <w:right w:val="none" w:sz="0" w:space="0" w:color="auto"/>
                      </w:divBdr>
                    </w:div>
                  </w:divsChild>
                </w:div>
                <w:div w:id="979043004">
                  <w:marLeft w:val="0"/>
                  <w:marRight w:val="0"/>
                  <w:marTop w:val="0"/>
                  <w:marBottom w:val="0"/>
                  <w:divBdr>
                    <w:top w:val="none" w:sz="0" w:space="0" w:color="auto"/>
                    <w:left w:val="none" w:sz="0" w:space="0" w:color="auto"/>
                    <w:bottom w:val="none" w:sz="0" w:space="0" w:color="auto"/>
                    <w:right w:val="none" w:sz="0" w:space="0" w:color="auto"/>
                  </w:divBdr>
                  <w:divsChild>
                    <w:div w:id="121853549">
                      <w:marLeft w:val="0"/>
                      <w:marRight w:val="0"/>
                      <w:marTop w:val="0"/>
                      <w:marBottom w:val="0"/>
                      <w:divBdr>
                        <w:top w:val="none" w:sz="0" w:space="0" w:color="auto"/>
                        <w:left w:val="none" w:sz="0" w:space="0" w:color="auto"/>
                        <w:bottom w:val="none" w:sz="0" w:space="0" w:color="auto"/>
                        <w:right w:val="none" w:sz="0" w:space="0" w:color="auto"/>
                      </w:divBdr>
                    </w:div>
                  </w:divsChild>
                </w:div>
                <w:div w:id="1050416738">
                  <w:marLeft w:val="0"/>
                  <w:marRight w:val="0"/>
                  <w:marTop w:val="0"/>
                  <w:marBottom w:val="0"/>
                  <w:divBdr>
                    <w:top w:val="none" w:sz="0" w:space="0" w:color="auto"/>
                    <w:left w:val="none" w:sz="0" w:space="0" w:color="auto"/>
                    <w:bottom w:val="none" w:sz="0" w:space="0" w:color="auto"/>
                    <w:right w:val="none" w:sz="0" w:space="0" w:color="auto"/>
                  </w:divBdr>
                  <w:divsChild>
                    <w:div w:id="53431256">
                      <w:marLeft w:val="0"/>
                      <w:marRight w:val="0"/>
                      <w:marTop w:val="0"/>
                      <w:marBottom w:val="0"/>
                      <w:divBdr>
                        <w:top w:val="none" w:sz="0" w:space="0" w:color="auto"/>
                        <w:left w:val="none" w:sz="0" w:space="0" w:color="auto"/>
                        <w:bottom w:val="none" w:sz="0" w:space="0" w:color="auto"/>
                        <w:right w:val="none" w:sz="0" w:space="0" w:color="auto"/>
                      </w:divBdr>
                    </w:div>
                  </w:divsChild>
                </w:div>
                <w:div w:id="1146508878">
                  <w:marLeft w:val="0"/>
                  <w:marRight w:val="0"/>
                  <w:marTop w:val="0"/>
                  <w:marBottom w:val="0"/>
                  <w:divBdr>
                    <w:top w:val="none" w:sz="0" w:space="0" w:color="auto"/>
                    <w:left w:val="none" w:sz="0" w:space="0" w:color="auto"/>
                    <w:bottom w:val="none" w:sz="0" w:space="0" w:color="auto"/>
                    <w:right w:val="none" w:sz="0" w:space="0" w:color="auto"/>
                  </w:divBdr>
                  <w:divsChild>
                    <w:div w:id="296187414">
                      <w:marLeft w:val="0"/>
                      <w:marRight w:val="0"/>
                      <w:marTop w:val="0"/>
                      <w:marBottom w:val="0"/>
                      <w:divBdr>
                        <w:top w:val="none" w:sz="0" w:space="0" w:color="auto"/>
                        <w:left w:val="none" w:sz="0" w:space="0" w:color="auto"/>
                        <w:bottom w:val="none" w:sz="0" w:space="0" w:color="auto"/>
                        <w:right w:val="none" w:sz="0" w:space="0" w:color="auto"/>
                      </w:divBdr>
                    </w:div>
                  </w:divsChild>
                </w:div>
                <w:div w:id="1167594356">
                  <w:marLeft w:val="0"/>
                  <w:marRight w:val="0"/>
                  <w:marTop w:val="0"/>
                  <w:marBottom w:val="0"/>
                  <w:divBdr>
                    <w:top w:val="none" w:sz="0" w:space="0" w:color="auto"/>
                    <w:left w:val="none" w:sz="0" w:space="0" w:color="auto"/>
                    <w:bottom w:val="none" w:sz="0" w:space="0" w:color="auto"/>
                    <w:right w:val="none" w:sz="0" w:space="0" w:color="auto"/>
                  </w:divBdr>
                  <w:divsChild>
                    <w:div w:id="386105188">
                      <w:marLeft w:val="0"/>
                      <w:marRight w:val="0"/>
                      <w:marTop w:val="0"/>
                      <w:marBottom w:val="0"/>
                      <w:divBdr>
                        <w:top w:val="none" w:sz="0" w:space="0" w:color="auto"/>
                        <w:left w:val="none" w:sz="0" w:space="0" w:color="auto"/>
                        <w:bottom w:val="none" w:sz="0" w:space="0" w:color="auto"/>
                        <w:right w:val="none" w:sz="0" w:space="0" w:color="auto"/>
                      </w:divBdr>
                    </w:div>
                  </w:divsChild>
                </w:div>
                <w:div w:id="1434011610">
                  <w:marLeft w:val="0"/>
                  <w:marRight w:val="0"/>
                  <w:marTop w:val="0"/>
                  <w:marBottom w:val="0"/>
                  <w:divBdr>
                    <w:top w:val="none" w:sz="0" w:space="0" w:color="auto"/>
                    <w:left w:val="none" w:sz="0" w:space="0" w:color="auto"/>
                    <w:bottom w:val="none" w:sz="0" w:space="0" w:color="auto"/>
                    <w:right w:val="none" w:sz="0" w:space="0" w:color="auto"/>
                  </w:divBdr>
                  <w:divsChild>
                    <w:div w:id="413667918">
                      <w:marLeft w:val="0"/>
                      <w:marRight w:val="0"/>
                      <w:marTop w:val="0"/>
                      <w:marBottom w:val="0"/>
                      <w:divBdr>
                        <w:top w:val="none" w:sz="0" w:space="0" w:color="auto"/>
                        <w:left w:val="none" w:sz="0" w:space="0" w:color="auto"/>
                        <w:bottom w:val="none" w:sz="0" w:space="0" w:color="auto"/>
                        <w:right w:val="none" w:sz="0" w:space="0" w:color="auto"/>
                      </w:divBdr>
                    </w:div>
                  </w:divsChild>
                </w:div>
                <w:div w:id="1435902340">
                  <w:marLeft w:val="0"/>
                  <w:marRight w:val="0"/>
                  <w:marTop w:val="0"/>
                  <w:marBottom w:val="0"/>
                  <w:divBdr>
                    <w:top w:val="none" w:sz="0" w:space="0" w:color="auto"/>
                    <w:left w:val="none" w:sz="0" w:space="0" w:color="auto"/>
                    <w:bottom w:val="none" w:sz="0" w:space="0" w:color="auto"/>
                    <w:right w:val="none" w:sz="0" w:space="0" w:color="auto"/>
                  </w:divBdr>
                  <w:divsChild>
                    <w:div w:id="284435207">
                      <w:marLeft w:val="0"/>
                      <w:marRight w:val="0"/>
                      <w:marTop w:val="0"/>
                      <w:marBottom w:val="0"/>
                      <w:divBdr>
                        <w:top w:val="none" w:sz="0" w:space="0" w:color="auto"/>
                        <w:left w:val="none" w:sz="0" w:space="0" w:color="auto"/>
                        <w:bottom w:val="none" w:sz="0" w:space="0" w:color="auto"/>
                        <w:right w:val="none" w:sz="0" w:space="0" w:color="auto"/>
                      </w:divBdr>
                    </w:div>
                  </w:divsChild>
                </w:div>
                <w:div w:id="1489788197">
                  <w:marLeft w:val="0"/>
                  <w:marRight w:val="0"/>
                  <w:marTop w:val="0"/>
                  <w:marBottom w:val="0"/>
                  <w:divBdr>
                    <w:top w:val="none" w:sz="0" w:space="0" w:color="auto"/>
                    <w:left w:val="none" w:sz="0" w:space="0" w:color="auto"/>
                    <w:bottom w:val="none" w:sz="0" w:space="0" w:color="auto"/>
                    <w:right w:val="none" w:sz="0" w:space="0" w:color="auto"/>
                  </w:divBdr>
                  <w:divsChild>
                    <w:div w:id="234054833">
                      <w:marLeft w:val="0"/>
                      <w:marRight w:val="0"/>
                      <w:marTop w:val="0"/>
                      <w:marBottom w:val="0"/>
                      <w:divBdr>
                        <w:top w:val="none" w:sz="0" w:space="0" w:color="auto"/>
                        <w:left w:val="none" w:sz="0" w:space="0" w:color="auto"/>
                        <w:bottom w:val="none" w:sz="0" w:space="0" w:color="auto"/>
                        <w:right w:val="none" w:sz="0" w:space="0" w:color="auto"/>
                      </w:divBdr>
                    </w:div>
                    <w:div w:id="1199705726">
                      <w:marLeft w:val="0"/>
                      <w:marRight w:val="0"/>
                      <w:marTop w:val="0"/>
                      <w:marBottom w:val="0"/>
                      <w:divBdr>
                        <w:top w:val="none" w:sz="0" w:space="0" w:color="auto"/>
                        <w:left w:val="none" w:sz="0" w:space="0" w:color="auto"/>
                        <w:bottom w:val="none" w:sz="0" w:space="0" w:color="auto"/>
                        <w:right w:val="none" w:sz="0" w:space="0" w:color="auto"/>
                      </w:divBdr>
                    </w:div>
                    <w:div w:id="1774202674">
                      <w:marLeft w:val="0"/>
                      <w:marRight w:val="0"/>
                      <w:marTop w:val="0"/>
                      <w:marBottom w:val="0"/>
                      <w:divBdr>
                        <w:top w:val="none" w:sz="0" w:space="0" w:color="auto"/>
                        <w:left w:val="none" w:sz="0" w:space="0" w:color="auto"/>
                        <w:bottom w:val="none" w:sz="0" w:space="0" w:color="auto"/>
                        <w:right w:val="none" w:sz="0" w:space="0" w:color="auto"/>
                      </w:divBdr>
                    </w:div>
                    <w:div w:id="1983844305">
                      <w:marLeft w:val="0"/>
                      <w:marRight w:val="0"/>
                      <w:marTop w:val="0"/>
                      <w:marBottom w:val="0"/>
                      <w:divBdr>
                        <w:top w:val="none" w:sz="0" w:space="0" w:color="auto"/>
                        <w:left w:val="none" w:sz="0" w:space="0" w:color="auto"/>
                        <w:bottom w:val="none" w:sz="0" w:space="0" w:color="auto"/>
                        <w:right w:val="none" w:sz="0" w:space="0" w:color="auto"/>
                      </w:divBdr>
                    </w:div>
                    <w:div w:id="2055351056">
                      <w:marLeft w:val="0"/>
                      <w:marRight w:val="0"/>
                      <w:marTop w:val="0"/>
                      <w:marBottom w:val="0"/>
                      <w:divBdr>
                        <w:top w:val="none" w:sz="0" w:space="0" w:color="auto"/>
                        <w:left w:val="none" w:sz="0" w:space="0" w:color="auto"/>
                        <w:bottom w:val="none" w:sz="0" w:space="0" w:color="auto"/>
                        <w:right w:val="none" w:sz="0" w:space="0" w:color="auto"/>
                      </w:divBdr>
                    </w:div>
                  </w:divsChild>
                </w:div>
                <w:div w:id="1547596488">
                  <w:marLeft w:val="0"/>
                  <w:marRight w:val="0"/>
                  <w:marTop w:val="0"/>
                  <w:marBottom w:val="0"/>
                  <w:divBdr>
                    <w:top w:val="none" w:sz="0" w:space="0" w:color="auto"/>
                    <w:left w:val="none" w:sz="0" w:space="0" w:color="auto"/>
                    <w:bottom w:val="none" w:sz="0" w:space="0" w:color="auto"/>
                    <w:right w:val="none" w:sz="0" w:space="0" w:color="auto"/>
                  </w:divBdr>
                  <w:divsChild>
                    <w:div w:id="933437648">
                      <w:marLeft w:val="0"/>
                      <w:marRight w:val="0"/>
                      <w:marTop w:val="0"/>
                      <w:marBottom w:val="0"/>
                      <w:divBdr>
                        <w:top w:val="none" w:sz="0" w:space="0" w:color="auto"/>
                        <w:left w:val="none" w:sz="0" w:space="0" w:color="auto"/>
                        <w:bottom w:val="none" w:sz="0" w:space="0" w:color="auto"/>
                        <w:right w:val="none" w:sz="0" w:space="0" w:color="auto"/>
                      </w:divBdr>
                    </w:div>
                  </w:divsChild>
                </w:div>
                <w:div w:id="1550415460">
                  <w:marLeft w:val="0"/>
                  <w:marRight w:val="0"/>
                  <w:marTop w:val="0"/>
                  <w:marBottom w:val="0"/>
                  <w:divBdr>
                    <w:top w:val="none" w:sz="0" w:space="0" w:color="auto"/>
                    <w:left w:val="none" w:sz="0" w:space="0" w:color="auto"/>
                    <w:bottom w:val="none" w:sz="0" w:space="0" w:color="auto"/>
                    <w:right w:val="none" w:sz="0" w:space="0" w:color="auto"/>
                  </w:divBdr>
                  <w:divsChild>
                    <w:div w:id="1677342639">
                      <w:marLeft w:val="0"/>
                      <w:marRight w:val="0"/>
                      <w:marTop w:val="0"/>
                      <w:marBottom w:val="0"/>
                      <w:divBdr>
                        <w:top w:val="none" w:sz="0" w:space="0" w:color="auto"/>
                        <w:left w:val="none" w:sz="0" w:space="0" w:color="auto"/>
                        <w:bottom w:val="none" w:sz="0" w:space="0" w:color="auto"/>
                        <w:right w:val="none" w:sz="0" w:space="0" w:color="auto"/>
                      </w:divBdr>
                    </w:div>
                  </w:divsChild>
                </w:div>
                <w:div w:id="1731070714">
                  <w:marLeft w:val="0"/>
                  <w:marRight w:val="0"/>
                  <w:marTop w:val="0"/>
                  <w:marBottom w:val="0"/>
                  <w:divBdr>
                    <w:top w:val="none" w:sz="0" w:space="0" w:color="auto"/>
                    <w:left w:val="none" w:sz="0" w:space="0" w:color="auto"/>
                    <w:bottom w:val="none" w:sz="0" w:space="0" w:color="auto"/>
                    <w:right w:val="none" w:sz="0" w:space="0" w:color="auto"/>
                  </w:divBdr>
                  <w:divsChild>
                    <w:div w:id="1887373622">
                      <w:marLeft w:val="0"/>
                      <w:marRight w:val="0"/>
                      <w:marTop w:val="0"/>
                      <w:marBottom w:val="0"/>
                      <w:divBdr>
                        <w:top w:val="none" w:sz="0" w:space="0" w:color="auto"/>
                        <w:left w:val="none" w:sz="0" w:space="0" w:color="auto"/>
                        <w:bottom w:val="none" w:sz="0" w:space="0" w:color="auto"/>
                        <w:right w:val="none" w:sz="0" w:space="0" w:color="auto"/>
                      </w:divBdr>
                    </w:div>
                  </w:divsChild>
                </w:div>
                <w:div w:id="1873766196">
                  <w:marLeft w:val="0"/>
                  <w:marRight w:val="0"/>
                  <w:marTop w:val="0"/>
                  <w:marBottom w:val="0"/>
                  <w:divBdr>
                    <w:top w:val="none" w:sz="0" w:space="0" w:color="auto"/>
                    <w:left w:val="none" w:sz="0" w:space="0" w:color="auto"/>
                    <w:bottom w:val="none" w:sz="0" w:space="0" w:color="auto"/>
                    <w:right w:val="none" w:sz="0" w:space="0" w:color="auto"/>
                  </w:divBdr>
                  <w:divsChild>
                    <w:div w:id="27725878">
                      <w:marLeft w:val="0"/>
                      <w:marRight w:val="0"/>
                      <w:marTop w:val="0"/>
                      <w:marBottom w:val="0"/>
                      <w:divBdr>
                        <w:top w:val="none" w:sz="0" w:space="0" w:color="auto"/>
                        <w:left w:val="none" w:sz="0" w:space="0" w:color="auto"/>
                        <w:bottom w:val="none" w:sz="0" w:space="0" w:color="auto"/>
                        <w:right w:val="none" w:sz="0" w:space="0" w:color="auto"/>
                      </w:divBdr>
                    </w:div>
                    <w:div w:id="1027365993">
                      <w:marLeft w:val="0"/>
                      <w:marRight w:val="0"/>
                      <w:marTop w:val="0"/>
                      <w:marBottom w:val="0"/>
                      <w:divBdr>
                        <w:top w:val="none" w:sz="0" w:space="0" w:color="auto"/>
                        <w:left w:val="none" w:sz="0" w:space="0" w:color="auto"/>
                        <w:bottom w:val="none" w:sz="0" w:space="0" w:color="auto"/>
                        <w:right w:val="none" w:sz="0" w:space="0" w:color="auto"/>
                      </w:divBdr>
                    </w:div>
                    <w:div w:id="1402562680">
                      <w:marLeft w:val="0"/>
                      <w:marRight w:val="0"/>
                      <w:marTop w:val="0"/>
                      <w:marBottom w:val="0"/>
                      <w:divBdr>
                        <w:top w:val="none" w:sz="0" w:space="0" w:color="auto"/>
                        <w:left w:val="none" w:sz="0" w:space="0" w:color="auto"/>
                        <w:bottom w:val="none" w:sz="0" w:space="0" w:color="auto"/>
                        <w:right w:val="none" w:sz="0" w:space="0" w:color="auto"/>
                      </w:divBdr>
                    </w:div>
                    <w:div w:id="1653098884">
                      <w:marLeft w:val="0"/>
                      <w:marRight w:val="0"/>
                      <w:marTop w:val="0"/>
                      <w:marBottom w:val="0"/>
                      <w:divBdr>
                        <w:top w:val="none" w:sz="0" w:space="0" w:color="auto"/>
                        <w:left w:val="none" w:sz="0" w:space="0" w:color="auto"/>
                        <w:bottom w:val="none" w:sz="0" w:space="0" w:color="auto"/>
                        <w:right w:val="none" w:sz="0" w:space="0" w:color="auto"/>
                      </w:divBdr>
                    </w:div>
                    <w:div w:id="1821338219">
                      <w:marLeft w:val="0"/>
                      <w:marRight w:val="0"/>
                      <w:marTop w:val="0"/>
                      <w:marBottom w:val="0"/>
                      <w:divBdr>
                        <w:top w:val="none" w:sz="0" w:space="0" w:color="auto"/>
                        <w:left w:val="none" w:sz="0" w:space="0" w:color="auto"/>
                        <w:bottom w:val="none" w:sz="0" w:space="0" w:color="auto"/>
                        <w:right w:val="none" w:sz="0" w:space="0" w:color="auto"/>
                      </w:divBdr>
                    </w:div>
                  </w:divsChild>
                </w:div>
                <w:div w:id="1944070676">
                  <w:marLeft w:val="0"/>
                  <w:marRight w:val="0"/>
                  <w:marTop w:val="0"/>
                  <w:marBottom w:val="0"/>
                  <w:divBdr>
                    <w:top w:val="none" w:sz="0" w:space="0" w:color="auto"/>
                    <w:left w:val="none" w:sz="0" w:space="0" w:color="auto"/>
                    <w:bottom w:val="none" w:sz="0" w:space="0" w:color="auto"/>
                    <w:right w:val="none" w:sz="0" w:space="0" w:color="auto"/>
                  </w:divBdr>
                  <w:divsChild>
                    <w:div w:id="859666333">
                      <w:marLeft w:val="0"/>
                      <w:marRight w:val="0"/>
                      <w:marTop w:val="0"/>
                      <w:marBottom w:val="0"/>
                      <w:divBdr>
                        <w:top w:val="none" w:sz="0" w:space="0" w:color="auto"/>
                        <w:left w:val="none" w:sz="0" w:space="0" w:color="auto"/>
                        <w:bottom w:val="none" w:sz="0" w:space="0" w:color="auto"/>
                        <w:right w:val="none" w:sz="0" w:space="0" w:color="auto"/>
                      </w:divBdr>
                    </w:div>
                  </w:divsChild>
                </w:div>
                <w:div w:id="1970549816">
                  <w:marLeft w:val="0"/>
                  <w:marRight w:val="0"/>
                  <w:marTop w:val="0"/>
                  <w:marBottom w:val="0"/>
                  <w:divBdr>
                    <w:top w:val="none" w:sz="0" w:space="0" w:color="auto"/>
                    <w:left w:val="none" w:sz="0" w:space="0" w:color="auto"/>
                    <w:bottom w:val="none" w:sz="0" w:space="0" w:color="auto"/>
                    <w:right w:val="none" w:sz="0" w:space="0" w:color="auto"/>
                  </w:divBdr>
                  <w:divsChild>
                    <w:div w:id="1146899237">
                      <w:marLeft w:val="0"/>
                      <w:marRight w:val="0"/>
                      <w:marTop w:val="0"/>
                      <w:marBottom w:val="0"/>
                      <w:divBdr>
                        <w:top w:val="none" w:sz="0" w:space="0" w:color="auto"/>
                        <w:left w:val="none" w:sz="0" w:space="0" w:color="auto"/>
                        <w:bottom w:val="none" w:sz="0" w:space="0" w:color="auto"/>
                        <w:right w:val="none" w:sz="0" w:space="0" w:color="auto"/>
                      </w:divBdr>
                    </w:div>
                  </w:divsChild>
                </w:div>
                <w:div w:id="2127233719">
                  <w:marLeft w:val="0"/>
                  <w:marRight w:val="0"/>
                  <w:marTop w:val="0"/>
                  <w:marBottom w:val="0"/>
                  <w:divBdr>
                    <w:top w:val="none" w:sz="0" w:space="0" w:color="auto"/>
                    <w:left w:val="none" w:sz="0" w:space="0" w:color="auto"/>
                    <w:bottom w:val="none" w:sz="0" w:space="0" w:color="auto"/>
                    <w:right w:val="none" w:sz="0" w:space="0" w:color="auto"/>
                  </w:divBdr>
                  <w:divsChild>
                    <w:div w:id="17853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4516">
          <w:marLeft w:val="0"/>
          <w:marRight w:val="0"/>
          <w:marTop w:val="0"/>
          <w:marBottom w:val="0"/>
          <w:divBdr>
            <w:top w:val="none" w:sz="0" w:space="0" w:color="auto"/>
            <w:left w:val="none" w:sz="0" w:space="0" w:color="auto"/>
            <w:bottom w:val="none" w:sz="0" w:space="0" w:color="auto"/>
            <w:right w:val="none" w:sz="0" w:space="0" w:color="auto"/>
          </w:divBdr>
          <w:divsChild>
            <w:div w:id="1914311021">
              <w:marLeft w:val="-75"/>
              <w:marRight w:val="0"/>
              <w:marTop w:val="30"/>
              <w:marBottom w:val="30"/>
              <w:divBdr>
                <w:top w:val="none" w:sz="0" w:space="0" w:color="auto"/>
                <w:left w:val="none" w:sz="0" w:space="0" w:color="auto"/>
                <w:bottom w:val="none" w:sz="0" w:space="0" w:color="auto"/>
                <w:right w:val="none" w:sz="0" w:space="0" w:color="auto"/>
              </w:divBdr>
              <w:divsChild>
                <w:div w:id="33510099">
                  <w:marLeft w:val="0"/>
                  <w:marRight w:val="0"/>
                  <w:marTop w:val="0"/>
                  <w:marBottom w:val="0"/>
                  <w:divBdr>
                    <w:top w:val="none" w:sz="0" w:space="0" w:color="auto"/>
                    <w:left w:val="none" w:sz="0" w:space="0" w:color="auto"/>
                    <w:bottom w:val="none" w:sz="0" w:space="0" w:color="auto"/>
                    <w:right w:val="none" w:sz="0" w:space="0" w:color="auto"/>
                  </w:divBdr>
                  <w:divsChild>
                    <w:div w:id="998923357">
                      <w:marLeft w:val="0"/>
                      <w:marRight w:val="0"/>
                      <w:marTop w:val="0"/>
                      <w:marBottom w:val="0"/>
                      <w:divBdr>
                        <w:top w:val="none" w:sz="0" w:space="0" w:color="auto"/>
                        <w:left w:val="none" w:sz="0" w:space="0" w:color="auto"/>
                        <w:bottom w:val="none" w:sz="0" w:space="0" w:color="auto"/>
                        <w:right w:val="none" w:sz="0" w:space="0" w:color="auto"/>
                      </w:divBdr>
                    </w:div>
                  </w:divsChild>
                </w:div>
                <w:div w:id="59254433">
                  <w:marLeft w:val="0"/>
                  <w:marRight w:val="0"/>
                  <w:marTop w:val="0"/>
                  <w:marBottom w:val="0"/>
                  <w:divBdr>
                    <w:top w:val="none" w:sz="0" w:space="0" w:color="auto"/>
                    <w:left w:val="none" w:sz="0" w:space="0" w:color="auto"/>
                    <w:bottom w:val="none" w:sz="0" w:space="0" w:color="auto"/>
                    <w:right w:val="none" w:sz="0" w:space="0" w:color="auto"/>
                  </w:divBdr>
                  <w:divsChild>
                    <w:div w:id="871379918">
                      <w:marLeft w:val="0"/>
                      <w:marRight w:val="0"/>
                      <w:marTop w:val="0"/>
                      <w:marBottom w:val="0"/>
                      <w:divBdr>
                        <w:top w:val="none" w:sz="0" w:space="0" w:color="auto"/>
                        <w:left w:val="none" w:sz="0" w:space="0" w:color="auto"/>
                        <w:bottom w:val="none" w:sz="0" w:space="0" w:color="auto"/>
                        <w:right w:val="none" w:sz="0" w:space="0" w:color="auto"/>
                      </w:divBdr>
                    </w:div>
                  </w:divsChild>
                </w:div>
                <w:div w:id="166554073">
                  <w:marLeft w:val="0"/>
                  <w:marRight w:val="0"/>
                  <w:marTop w:val="0"/>
                  <w:marBottom w:val="0"/>
                  <w:divBdr>
                    <w:top w:val="none" w:sz="0" w:space="0" w:color="auto"/>
                    <w:left w:val="none" w:sz="0" w:space="0" w:color="auto"/>
                    <w:bottom w:val="none" w:sz="0" w:space="0" w:color="auto"/>
                    <w:right w:val="none" w:sz="0" w:space="0" w:color="auto"/>
                  </w:divBdr>
                  <w:divsChild>
                    <w:div w:id="1798377517">
                      <w:marLeft w:val="0"/>
                      <w:marRight w:val="0"/>
                      <w:marTop w:val="0"/>
                      <w:marBottom w:val="0"/>
                      <w:divBdr>
                        <w:top w:val="none" w:sz="0" w:space="0" w:color="auto"/>
                        <w:left w:val="none" w:sz="0" w:space="0" w:color="auto"/>
                        <w:bottom w:val="none" w:sz="0" w:space="0" w:color="auto"/>
                        <w:right w:val="none" w:sz="0" w:space="0" w:color="auto"/>
                      </w:divBdr>
                    </w:div>
                  </w:divsChild>
                </w:div>
                <w:div w:id="196085643">
                  <w:marLeft w:val="0"/>
                  <w:marRight w:val="0"/>
                  <w:marTop w:val="0"/>
                  <w:marBottom w:val="0"/>
                  <w:divBdr>
                    <w:top w:val="none" w:sz="0" w:space="0" w:color="auto"/>
                    <w:left w:val="none" w:sz="0" w:space="0" w:color="auto"/>
                    <w:bottom w:val="none" w:sz="0" w:space="0" w:color="auto"/>
                    <w:right w:val="none" w:sz="0" w:space="0" w:color="auto"/>
                  </w:divBdr>
                  <w:divsChild>
                    <w:div w:id="142940679">
                      <w:marLeft w:val="0"/>
                      <w:marRight w:val="0"/>
                      <w:marTop w:val="0"/>
                      <w:marBottom w:val="0"/>
                      <w:divBdr>
                        <w:top w:val="none" w:sz="0" w:space="0" w:color="auto"/>
                        <w:left w:val="none" w:sz="0" w:space="0" w:color="auto"/>
                        <w:bottom w:val="none" w:sz="0" w:space="0" w:color="auto"/>
                        <w:right w:val="none" w:sz="0" w:space="0" w:color="auto"/>
                      </w:divBdr>
                    </w:div>
                  </w:divsChild>
                </w:div>
                <w:div w:id="216161872">
                  <w:marLeft w:val="0"/>
                  <w:marRight w:val="0"/>
                  <w:marTop w:val="0"/>
                  <w:marBottom w:val="0"/>
                  <w:divBdr>
                    <w:top w:val="none" w:sz="0" w:space="0" w:color="auto"/>
                    <w:left w:val="none" w:sz="0" w:space="0" w:color="auto"/>
                    <w:bottom w:val="none" w:sz="0" w:space="0" w:color="auto"/>
                    <w:right w:val="none" w:sz="0" w:space="0" w:color="auto"/>
                  </w:divBdr>
                  <w:divsChild>
                    <w:div w:id="1337268820">
                      <w:marLeft w:val="0"/>
                      <w:marRight w:val="0"/>
                      <w:marTop w:val="0"/>
                      <w:marBottom w:val="0"/>
                      <w:divBdr>
                        <w:top w:val="none" w:sz="0" w:space="0" w:color="auto"/>
                        <w:left w:val="none" w:sz="0" w:space="0" w:color="auto"/>
                        <w:bottom w:val="none" w:sz="0" w:space="0" w:color="auto"/>
                        <w:right w:val="none" w:sz="0" w:space="0" w:color="auto"/>
                      </w:divBdr>
                    </w:div>
                  </w:divsChild>
                </w:div>
                <w:div w:id="238567013">
                  <w:marLeft w:val="0"/>
                  <w:marRight w:val="0"/>
                  <w:marTop w:val="0"/>
                  <w:marBottom w:val="0"/>
                  <w:divBdr>
                    <w:top w:val="none" w:sz="0" w:space="0" w:color="auto"/>
                    <w:left w:val="none" w:sz="0" w:space="0" w:color="auto"/>
                    <w:bottom w:val="none" w:sz="0" w:space="0" w:color="auto"/>
                    <w:right w:val="none" w:sz="0" w:space="0" w:color="auto"/>
                  </w:divBdr>
                  <w:divsChild>
                    <w:div w:id="286474962">
                      <w:marLeft w:val="0"/>
                      <w:marRight w:val="0"/>
                      <w:marTop w:val="0"/>
                      <w:marBottom w:val="0"/>
                      <w:divBdr>
                        <w:top w:val="none" w:sz="0" w:space="0" w:color="auto"/>
                        <w:left w:val="none" w:sz="0" w:space="0" w:color="auto"/>
                        <w:bottom w:val="none" w:sz="0" w:space="0" w:color="auto"/>
                        <w:right w:val="none" w:sz="0" w:space="0" w:color="auto"/>
                      </w:divBdr>
                    </w:div>
                  </w:divsChild>
                </w:div>
                <w:div w:id="295527453">
                  <w:marLeft w:val="0"/>
                  <w:marRight w:val="0"/>
                  <w:marTop w:val="0"/>
                  <w:marBottom w:val="0"/>
                  <w:divBdr>
                    <w:top w:val="none" w:sz="0" w:space="0" w:color="auto"/>
                    <w:left w:val="none" w:sz="0" w:space="0" w:color="auto"/>
                    <w:bottom w:val="none" w:sz="0" w:space="0" w:color="auto"/>
                    <w:right w:val="none" w:sz="0" w:space="0" w:color="auto"/>
                  </w:divBdr>
                  <w:divsChild>
                    <w:div w:id="1522670718">
                      <w:marLeft w:val="0"/>
                      <w:marRight w:val="0"/>
                      <w:marTop w:val="0"/>
                      <w:marBottom w:val="0"/>
                      <w:divBdr>
                        <w:top w:val="none" w:sz="0" w:space="0" w:color="auto"/>
                        <w:left w:val="none" w:sz="0" w:space="0" w:color="auto"/>
                        <w:bottom w:val="none" w:sz="0" w:space="0" w:color="auto"/>
                        <w:right w:val="none" w:sz="0" w:space="0" w:color="auto"/>
                      </w:divBdr>
                    </w:div>
                  </w:divsChild>
                </w:div>
                <w:div w:id="329718068">
                  <w:marLeft w:val="0"/>
                  <w:marRight w:val="0"/>
                  <w:marTop w:val="0"/>
                  <w:marBottom w:val="0"/>
                  <w:divBdr>
                    <w:top w:val="none" w:sz="0" w:space="0" w:color="auto"/>
                    <w:left w:val="none" w:sz="0" w:space="0" w:color="auto"/>
                    <w:bottom w:val="none" w:sz="0" w:space="0" w:color="auto"/>
                    <w:right w:val="none" w:sz="0" w:space="0" w:color="auto"/>
                  </w:divBdr>
                  <w:divsChild>
                    <w:div w:id="278999080">
                      <w:marLeft w:val="0"/>
                      <w:marRight w:val="0"/>
                      <w:marTop w:val="0"/>
                      <w:marBottom w:val="0"/>
                      <w:divBdr>
                        <w:top w:val="none" w:sz="0" w:space="0" w:color="auto"/>
                        <w:left w:val="none" w:sz="0" w:space="0" w:color="auto"/>
                        <w:bottom w:val="none" w:sz="0" w:space="0" w:color="auto"/>
                        <w:right w:val="none" w:sz="0" w:space="0" w:color="auto"/>
                      </w:divBdr>
                    </w:div>
                  </w:divsChild>
                </w:div>
                <w:div w:id="363092502">
                  <w:marLeft w:val="0"/>
                  <w:marRight w:val="0"/>
                  <w:marTop w:val="0"/>
                  <w:marBottom w:val="0"/>
                  <w:divBdr>
                    <w:top w:val="none" w:sz="0" w:space="0" w:color="auto"/>
                    <w:left w:val="none" w:sz="0" w:space="0" w:color="auto"/>
                    <w:bottom w:val="none" w:sz="0" w:space="0" w:color="auto"/>
                    <w:right w:val="none" w:sz="0" w:space="0" w:color="auto"/>
                  </w:divBdr>
                  <w:divsChild>
                    <w:div w:id="4014952">
                      <w:marLeft w:val="0"/>
                      <w:marRight w:val="0"/>
                      <w:marTop w:val="0"/>
                      <w:marBottom w:val="0"/>
                      <w:divBdr>
                        <w:top w:val="none" w:sz="0" w:space="0" w:color="auto"/>
                        <w:left w:val="none" w:sz="0" w:space="0" w:color="auto"/>
                        <w:bottom w:val="none" w:sz="0" w:space="0" w:color="auto"/>
                        <w:right w:val="none" w:sz="0" w:space="0" w:color="auto"/>
                      </w:divBdr>
                    </w:div>
                  </w:divsChild>
                </w:div>
                <w:div w:id="418134476">
                  <w:marLeft w:val="0"/>
                  <w:marRight w:val="0"/>
                  <w:marTop w:val="0"/>
                  <w:marBottom w:val="0"/>
                  <w:divBdr>
                    <w:top w:val="none" w:sz="0" w:space="0" w:color="auto"/>
                    <w:left w:val="none" w:sz="0" w:space="0" w:color="auto"/>
                    <w:bottom w:val="none" w:sz="0" w:space="0" w:color="auto"/>
                    <w:right w:val="none" w:sz="0" w:space="0" w:color="auto"/>
                  </w:divBdr>
                  <w:divsChild>
                    <w:div w:id="136845975">
                      <w:marLeft w:val="0"/>
                      <w:marRight w:val="0"/>
                      <w:marTop w:val="0"/>
                      <w:marBottom w:val="0"/>
                      <w:divBdr>
                        <w:top w:val="none" w:sz="0" w:space="0" w:color="auto"/>
                        <w:left w:val="none" w:sz="0" w:space="0" w:color="auto"/>
                        <w:bottom w:val="none" w:sz="0" w:space="0" w:color="auto"/>
                        <w:right w:val="none" w:sz="0" w:space="0" w:color="auto"/>
                      </w:divBdr>
                    </w:div>
                  </w:divsChild>
                </w:div>
                <w:div w:id="446507104">
                  <w:marLeft w:val="0"/>
                  <w:marRight w:val="0"/>
                  <w:marTop w:val="0"/>
                  <w:marBottom w:val="0"/>
                  <w:divBdr>
                    <w:top w:val="none" w:sz="0" w:space="0" w:color="auto"/>
                    <w:left w:val="none" w:sz="0" w:space="0" w:color="auto"/>
                    <w:bottom w:val="none" w:sz="0" w:space="0" w:color="auto"/>
                    <w:right w:val="none" w:sz="0" w:space="0" w:color="auto"/>
                  </w:divBdr>
                  <w:divsChild>
                    <w:div w:id="340670772">
                      <w:marLeft w:val="0"/>
                      <w:marRight w:val="0"/>
                      <w:marTop w:val="0"/>
                      <w:marBottom w:val="0"/>
                      <w:divBdr>
                        <w:top w:val="none" w:sz="0" w:space="0" w:color="auto"/>
                        <w:left w:val="none" w:sz="0" w:space="0" w:color="auto"/>
                        <w:bottom w:val="none" w:sz="0" w:space="0" w:color="auto"/>
                        <w:right w:val="none" w:sz="0" w:space="0" w:color="auto"/>
                      </w:divBdr>
                    </w:div>
                  </w:divsChild>
                </w:div>
                <w:div w:id="531499677">
                  <w:marLeft w:val="0"/>
                  <w:marRight w:val="0"/>
                  <w:marTop w:val="0"/>
                  <w:marBottom w:val="0"/>
                  <w:divBdr>
                    <w:top w:val="none" w:sz="0" w:space="0" w:color="auto"/>
                    <w:left w:val="none" w:sz="0" w:space="0" w:color="auto"/>
                    <w:bottom w:val="none" w:sz="0" w:space="0" w:color="auto"/>
                    <w:right w:val="none" w:sz="0" w:space="0" w:color="auto"/>
                  </w:divBdr>
                  <w:divsChild>
                    <w:div w:id="1623078199">
                      <w:marLeft w:val="0"/>
                      <w:marRight w:val="0"/>
                      <w:marTop w:val="0"/>
                      <w:marBottom w:val="0"/>
                      <w:divBdr>
                        <w:top w:val="none" w:sz="0" w:space="0" w:color="auto"/>
                        <w:left w:val="none" w:sz="0" w:space="0" w:color="auto"/>
                        <w:bottom w:val="none" w:sz="0" w:space="0" w:color="auto"/>
                        <w:right w:val="none" w:sz="0" w:space="0" w:color="auto"/>
                      </w:divBdr>
                    </w:div>
                  </w:divsChild>
                </w:div>
                <w:div w:id="591933399">
                  <w:marLeft w:val="0"/>
                  <w:marRight w:val="0"/>
                  <w:marTop w:val="0"/>
                  <w:marBottom w:val="0"/>
                  <w:divBdr>
                    <w:top w:val="none" w:sz="0" w:space="0" w:color="auto"/>
                    <w:left w:val="none" w:sz="0" w:space="0" w:color="auto"/>
                    <w:bottom w:val="none" w:sz="0" w:space="0" w:color="auto"/>
                    <w:right w:val="none" w:sz="0" w:space="0" w:color="auto"/>
                  </w:divBdr>
                  <w:divsChild>
                    <w:div w:id="1481582168">
                      <w:marLeft w:val="0"/>
                      <w:marRight w:val="0"/>
                      <w:marTop w:val="0"/>
                      <w:marBottom w:val="0"/>
                      <w:divBdr>
                        <w:top w:val="none" w:sz="0" w:space="0" w:color="auto"/>
                        <w:left w:val="none" w:sz="0" w:space="0" w:color="auto"/>
                        <w:bottom w:val="none" w:sz="0" w:space="0" w:color="auto"/>
                        <w:right w:val="none" w:sz="0" w:space="0" w:color="auto"/>
                      </w:divBdr>
                    </w:div>
                  </w:divsChild>
                </w:div>
                <w:div w:id="605817333">
                  <w:marLeft w:val="0"/>
                  <w:marRight w:val="0"/>
                  <w:marTop w:val="0"/>
                  <w:marBottom w:val="0"/>
                  <w:divBdr>
                    <w:top w:val="none" w:sz="0" w:space="0" w:color="auto"/>
                    <w:left w:val="none" w:sz="0" w:space="0" w:color="auto"/>
                    <w:bottom w:val="none" w:sz="0" w:space="0" w:color="auto"/>
                    <w:right w:val="none" w:sz="0" w:space="0" w:color="auto"/>
                  </w:divBdr>
                  <w:divsChild>
                    <w:div w:id="1403065683">
                      <w:marLeft w:val="0"/>
                      <w:marRight w:val="0"/>
                      <w:marTop w:val="0"/>
                      <w:marBottom w:val="0"/>
                      <w:divBdr>
                        <w:top w:val="none" w:sz="0" w:space="0" w:color="auto"/>
                        <w:left w:val="none" w:sz="0" w:space="0" w:color="auto"/>
                        <w:bottom w:val="none" w:sz="0" w:space="0" w:color="auto"/>
                        <w:right w:val="none" w:sz="0" w:space="0" w:color="auto"/>
                      </w:divBdr>
                    </w:div>
                  </w:divsChild>
                </w:div>
                <w:div w:id="636647631">
                  <w:marLeft w:val="0"/>
                  <w:marRight w:val="0"/>
                  <w:marTop w:val="0"/>
                  <w:marBottom w:val="0"/>
                  <w:divBdr>
                    <w:top w:val="none" w:sz="0" w:space="0" w:color="auto"/>
                    <w:left w:val="none" w:sz="0" w:space="0" w:color="auto"/>
                    <w:bottom w:val="none" w:sz="0" w:space="0" w:color="auto"/>
                    <w:right w:val="none" w:sz="0" w:space="0" w:color="auto"/>
                  </w:divBdr>
                  <w:divsChild>
                    <w:div w:id="19742063">
                      <w:marLeft w:val="0"/>
                      <w:marRight w:val="0"/>
                      <w:marTop w:val="0"/>
                      <w:marBottom w:val="0"/>
                      <w:divBdr>
                        <w:top w:val="none" w:sz="0" w:space="0" w:color="auto"/>
                        <w:left w:val="none" w:sz="0" w:space="0" w:color="auto"/>
                        <w:bottom w:val="none" w:sz="0" w:space="0" w:color="auto"/>
                        <w:right w:val="none" w:sz="0" w:space="0" w:color="auto"/>
                      </w:divBdr>
                    </w:div>
                    <w:div w:id="120416511">
                      <w:marLeft w:val="0"/>
                      <w:marRight w:val="0"/>
                      <w:marTop w:val="0"/>
                      <w:marBottom w:val="0"/>
                      <w:divBdr>
                        <w:top w:val="none" w:sz="0" w:space="0" w:color="auto"/>
                        <w:left w:val="none" w:sz="0" w:space="0" w:color="auto"/>
                        <w:bottom w:val="none" w:sz="0" w:space="0" w:color="auto"/>
                        <w:right w:val="none" w:sz="0" w:space="0" w:color="auto"/>
                      </w:divBdr>
                    </w:div>
                    <w:div w:id="902984101">
                      <w:marLeft w:val="0"/>
                      <w:marRight w:val="0"/>
                      <w:marTop w:val="0"/>
                      <w:marBottom w:val="0"/>
                      <w:divBdr>
                        <w:top w:val="none" w:sz="0" w:space="0" w:color="auto"/>
                        <w:left w:val="none" w:sz="0" w:space="0" w:color="auto"/>
                        <w:bottom w:val="none" w:sz="0" w:space="0" w:color="auto"/>
                        <w:right w:val="none" w:sz="0" w:space="0" w:color="auto"/>
                      </w:divBdr>
                    </w:div>
                    <w:div w:id="1906186428">
                      <w:marLeft w:val="0"/>
                      <w:marRight w:val="0"/>
                      <w:marTop w:val="0"/>
                      <w:marBottom w:val="0"/>
                      <w:divBdr>
                        <w:top w:val="none" w:sz="0" w:space="0" w:color="auto"/>
                        <w:left w:val="none" w:sz="0" w:space="0" w:color="auto"/>
                        <w:bottom w:val="none" w:sz="0" w:space="0" w:color="auto"/>
                        <w:right w:val="none" w:sz="0" w:space="0" w:color="auto"/>
                      </w:divBdr>
                    </w:div>
                    <w:div w:id="2006123431">
                      <w:marLeft w:val="0"/>
                      <w:marRight w:val="0"/>
                      <w:marTop w:val="0"/>
                      <w:marBottom w:val="0"/>
                      <w:divBdr>
                        <w:top w:val="none" w:sz="0" w:space="0" w:color="auto"/>
                        <w:left w:val="none" w:sz="0" w:space="0" w:color="auto"/>
                        <w:bottom w:val="none" w:sz="0" w:space="0" w:color="auto"/>
                        <w:right w:val="none" w:sz="0" w:space="0" w:color="auto"/>
                      </w:divBdr>
                    </w:div>
                  </w:divsChild>
                </w:div>
                <w:div w:id="756176073">
                  <w:marLeft w:val="0"/>
                  <w:marRight w:val="0"/>
                  <w:marTop w:val="0"/>
                  <w:marBottom w:val="0"/>
                  <w:divBdr>
                    <w:top w:val="none" w:sz="0" w:space="0" w:color="auto"/>
                    <w:left w:val="none" w:sz="0" w:space="0" w:color="auto"/>
                    <w:bottom w:val="none" w:sz="0" w:space="0" w:color="auto"/>
                    <w:right w:val="none" w:sz="0" w:space="0" w:color="auto"/>
                  </w:divBdr>
                  <w:divsChild>
                    <w:div w:id="1342975721">
                      <w:marLeft w:val="0"/>
                      <w:marRight w:val="0"/>
                      <w:marTop w:val="0"/>
                      <w:marBottom w:val="0"/>
                      <w:divBdr>
                        <w:top w:val="none" w:sz="0" w:space="0" w:color="auto"/>
                        <w:left w:val="none" w:sz="0" w:space="0" w:color="auto"/>
                        <w:bottom w:val="none" w:sz="0" w:space="0" w:color="auto"/>
                        <w:right w:val="none" w:sz="0" w:space="0" w:color="auto"/>
                      </w:divBdr>
                    </w:div>
                  </w:divsChild>
                </w:div>
                <w:div w:id="815222345">
                  <w:marLeft w:val="0"/>
                  <w:marRight w:val="0"/>
                  <w:marTop w:val="0"/>
                  <w:marBottom w:val="0"/>
                  <w:divBdr>
                    <w:top w:val="none" w:sz="0" w:space="0" w:color="auto"/>
                    <w:left w:val="none" w:sz="0" w:space="0" w:color="auto"/>
                    <w:bottom w:val="none" w:sz="0" w:space="0" w:color="auto"/>
                    <w:right w:val="none" w:sz="0" w:space="0" w:color="auto"/>
                  </w:divBdr>
                  <w:divsChild>
                    <w:div w:id="1466660753">
                      <w:marLeft w:val="0"/>
                      <w:marRight w:val="0"/>
                      <w:marTop w:val="0"/>
                      <w:marBottom w:val="0"/>
                      <w:divBdr>
                        <w:top w:val="none" w:sz="0" w:space="0" w:color="auto"/>
                        <w:left w:val="none" w:sz="0" w:space="0" w:color="auto"/>
                        <w:bottom w:val="none" w:sz="0" w:space="0" w:color="auto"/>
                        <w:right w:val="none" w:sz="0" w:space="0" w:color="auto"/>
                      </w:divBdr>
                    </w:div>
                  </w:divsChild>
                </w:div>
                <w:div w:id="871501082">
                  <w:marLeft w:val="0"/>
                  <w:marRight w:val="0"/>
                  <w:marTop w:val="0"/>
                  <w:marBottom w:val="0"/>
                  <w:divBdr>
                    <w:top w:val="none" w:sz="0" w:space="0" w:color="auto"/>
                    <w:left w:val="none" w:sz="0" w:space="0" w:color="auto"/>
                    <w:bottom w:val="none" w:sz="0" w:space="0" w:color="auto"/>
                    <w:right w:val="none" w:sz="0" w:space="0" w:color="auto"/>
                  </w:divBdr>
                  <w:divsChild>
                    <w:div w:id="1824657877">
                      <w:marLeft w:val="0"/>
                      <w:marRight w:val="0"/>
                      <w:marTop w:val="0"/>
                      <w:marBottom w:val="0"/>
                      <w:divBdr>
                        <w:top w:val="none" w:sz="0" w:space="0" w:color="auto"/>
                        <w:left w:val="none" w:sz="0" w:space="0" w:color="auto"/>
                        <w:bottom w:val="none" w:sz="0" w:space="0" w:color="auto"/>
                        <w:right w:val="none" w:sz="0" w:space="0" w:color="auto"/>
                      </w:divBdr>
                    </w:div>
                  </w:divsChild>
                </w:div>
                <w:div w:id="875628985">
                  <w:marLeft w:val="0"/>
                  <w:marRight w:val="0"/>
                  <w:marTop w:val="0"/>
                  <w:marBottom w:val="0"/>
                  <w:divBdr>
                    <w:top w:val="none" w:sz="0" w:space="0" w:color="auto"/>
                    <w:left w:val="none" w:sz="0" w:space="0" w:color="auto"/>
                    <w:bottom w:val="none" w:sz="0" w:space="0" w:color="auto"/>
                    <w:right w:val="none" w:sz="0" w:space="0" w:color="auto"/>
                  </w:divBdr>
                  <w:divsChild>
                    <w:div w:id="1890875325">
                      <w:marLeft w:val="0"/>
                      <w:marRight w:val="0"/>
                      <w:marTop w:val="0"/>
                      <w:marBottom w:val="0"/>
                      <w:divBdr>
                        <w:top w:val="none" w:sz="0" w:space="0" w:color="auto"/>
                        <w:left w:val="none" w:sz="0" w:space="0" w:color="auto"/>
                        <w:bottom w:val="none" w:sz="0" w:space="0" w:color="auto"/>
                        <w:right w:val="none" w:sz="0" w:space="0" w:color="auto"/>
                      </w:divBdr>
                    </w:div>
                  </w:divsChild>
                </w:div>
                <w:div w:id="915013709">
                  <w:marLeft w:val="0"/>
                  <w:marRight w:val="0"/>
                  <w:marTop w:val="0"/>
                  <w:marBottom w:val="0"/>
                  <w:divBdr>
                    <w:top w:val="none" w:sz="0" w:space="0" w:color="auto"/>
                    <w:left w:val="none" w:sz="0" w:space="0" w:color="auto"/>
                    <w:bottom w:val="none" w:sz="0" w:space="0" w:color="auto"/>
                    <w:right w:val="none" w:sz="0" w:space="0" w:color="auto"/>
                  </w:divBdr>
                  <w:divsChild>
                    <w:div w:id="347485462">
                      <w:marLeft w:val="0"/>
                      <w:marRight w:val="0"/>
                      <w:marTop w:val="0"/>
                      <w:marBottom w:val="0"/>
                      <w:divBdr>
                        <w:top w:val="none" w:sz="0" w:space="0" w:color="auto"/>
                        <w:left w:val="none" w:sz="0" w:space="0" w:color="auto"/>
                        <w:bottom w:val="none" w:sz="0" w:space="0" w:color="auto"/>
                        <w:right w:val="none" w:sz="0" w:space="0" w:color="auto"/>
                      </w:divBdr>
                    </w:div>
                  </w:divsChild>
                </w:div>
                <w:div w:id="972252306">
                  <w:marLeft w:val="0"/>
                  <w:marRight w:val="0"/>
                  <w:marTop w:val="0"/>
                  <w:marBottom w:val="0"/>
                  <w:divBdr>
                    <w:top w:val="none" w:sz="0" w:space="0" w:color="auto"/>
                    <w:left w:val="none" w:sz="0" w:space="0" w:color="auto"/>
                    <w:bottom w:val="none" w:sz="0" w:space="0" w:color="auto"/>
                    <w:right w:val="none" w:sz="0" w:space="0" w:color="auto"/>
                  </w:divBdr>
                  <w:divsChild>
                    <w:div w:id="1128284873">
                      <w:marLeft w:val="0"/>
                      <w:marRight w:val="0"/>
                      <w:marTop w:val="0"/>
                      <w:marBottom w:val="0"/>
                      <w:divBdr>
                        <w:top w:val="none" w:sz="0" w:space="0" w:color="auto"/>
                        <w:left w:val="none" w:sz="0" w:space="0" w:color="auto"/>
                        <w:bottom w:val="none" w:sz="0" w:space="0" w:color="auto"/>
                        <w:right w:val="none" w:sz="0" w:space="0" w:color="auto"/>
                      </w:divBdr>
                    </w:div>
                  </w:divsChild>
                </w:div>
                <w:div w:id="972517639">
                  <w:marLeft w:val="0"/>
                  <w:marRight w:val="0"/>
                  <w:marTop w:val="0"/>
                  <w:marBottom w:val="0"/>
                  <w:divBdr>
                    <w:top w:val="none" w:sz="0" w:space="0" w:color="auto"/>
                    <w:left w:val="none" w:sz="0" w:space="0" w:color="auto"/>
                    <w:bottom w:val="none" w:sz="0" w:space="0" w:color="auto"/>
                    <w:right w:val="none" w:sz="0" w:space="0" w:color="auto"/>
                  </w:divBdr>
                  <w:divsChild>
                    <w:div w:id="90898684">
                      <w:marLeft w:val="0"/>
                      <w:marRight w:val="0"/>
                      <w:marTop w:val="0"/>
                      <w:marBottom w:val="0"/>
                      <w:divBdr>
                        <w:top w:val="none" w:sz="0" w:space="0" w:color="auto"/>
                        <w:left w:val="none" w:sz="0" w:space="0" w:color="auto"/>
                        <w:bottom w:val="none" w:sz="0" w:space="0" w:color="auto"/>
                        <w:right w:val="none" w:sz="0" w:space="0" w:color="auto"/>
                      </w:divBdr>
                    </w:div>
                  </w:divsChild>
                </w:div>
                <w:div w:id="1029068456">
                  <w:marLeft w:val="0"/>
                  <w:marRight w:val="0"/>
                  <w:marTop w:val="0"/>
                  <w:marBottom w:val="0"/>
                  <w:divBdr>
                    <w:top w:val="none" w:sz="0" w:space="0" w:color="auto"/>
                    <w:left w:val="none" w:sz="0" w:space="0" w:color="auto"/>
                    <w:bottom w:val="none" w:sz="0" w:space="0" w:color="auto"/>
                    <w:right w:val="none" w:sz="0" w:space="0" w:color="auto"/>
                  </w:divBdr>
                  <w:divsChild>
                    <w:div w:id="763843608">
                      <w:marLeft w:val="0"/>
                      <w:marRight w:val="0"/>
                      <w:marTop w:val="0"/>
                      <w:marBottom w:val="0"/>
                      <w:divBdr>
                        <w:top w:val="none" w:sz="0" w:space="0" w:color="auto"/>
                        <w:left w:val="none" w:sz="0" w:space="0" w:color="auto"/>
                        <w:bottom w:val="none" w:sz="0" w:space="0" w:color="auto"/>
                        <w:right w:val="none" w:sz="0" w:space="0" w:color="auto"/>
                      </w:divBdr>
                    </w:div>
                  </w:divsChild>
                </w:div>
                <w:div w:id="1029448594">
                  <w:marLeft w:val="0"/>
                  <w:marRight w:val="0"/>
                  <w:marTop w:val="0"/>
                  <w:marBottom w:val="0"/>
                  <w:divBdr>
                    <w:top w:val="none" w:sz="0" w:space="0" w:color="auto"/>
                    <w:left w:val="none" w:sz="0" w:space="0" w:color="auto"/>
                    <w:bottom w:val="none" w:sz="0" w:space="0" w:color="auto"/>
                    <w:right w:val="none" w:sz="0" w:space="0" w:color="auto"/>
                  </w:divBdr>
                  <w:divsChild>
                    <w:div w:id="1394112682">
                      <w:marLeft w:val="0"/>
                      <w:marRight w:val="0"/>
                      <w:marTop w:val="0"/>
                      <w:marBottom w:val="0"/>
                      <w:divBdr>
                        <w:top w:val="none" w:sz="0" w:space="0" w:color="auto"/>
                        <w:left w:val="none" w:sz="0" w:space="0" w:color="auto"/>
                        <w:bottom w:val="none" w:sz="0" w:space="0" w:color="auto"/>
                        <w:right w:val="none" w:sz="0" w:space="0" w:color="auto"/>
                      </w:divBdr>
                    </w:div>
                  </w:divsChild>
                </w:div>
                <w:div w:id="1029718189">
                  <w:marLeft w:val="0"/>
                  <w:marRight w:val="0"/>
                  <w:marTop w:val="0"/>
                  <w:marBottom w:val="0"/>
                  <w:divBdr>
                    <w:top w:val="none" w:sz="0" w:space="0" w:color="auto"/>
                    <w:left w:val="none" w:sz="0" w:space="0" w:color="auto"/>
                    <w:bottom w:val="none" w:sz="0" w:space="0" w:color="auto"/>
                    <w:right w:val="none" w:sz="0" w:space="0" w:color="auto"/>
                  </w:divBdr>
                  <w:divsChild>
                    <w:div w:id="893852055">
                      <w:marLeft w:val="0"/>
                      <w:marRight w:val="0"/>
                      <w:marTop w:val="0"/>
                      <w:marBottom w:val="0"/>
                      <w:divBdr>
                        <w:top w:val="none" w:sz="0" w:space="0" w:color="auto"/>
                        <w:left w:val="none" w:sz="0" w:space="0" w:color="auto"/>
                        <w:bottom w:val="none" w:sz="0" w:space="0" w:color="auto"/>
                        <w:right w:val="none" w:sz="0" w:space="0" w:color="auto"/>
                      </w:divBdr>
                    </w:div>
                  </w:divsChild>
                </w:div>
                <w:div w:id="1041630433">
                  <w:marLeft w:val="0"/>
                  <w:marRight w:val="0"/>
                  <w:marTop w:val="0"/>
                  <w:marBottom w:val="0"/>
                  <w:divBdr>
                    <w:top w:val="none" w:sz="0" w:space="0" w:color="auto"/>
                    <w:left w:val="none" w:sz="0" w:space="0" w:color="auto"/>
                    <w:bottom w:val="none" w:sz="0" w:space="0" w:color="auto"/>
                    <w:right w:val="none" w:sz="0" w:space="0" w:color="auto"/>
                  </w:divBdr>
                  <w:divsChild>
                    <w:div w:id="1158229817">
                      <w:marLeft w:val="0"/>
                      <w:marRight w:val="0"/>
                      <w:marTop w:val="0"/>
                      <w:marBottom w:val="0"/>
                      <w:divBdr>
                        <w:top w:val="none" w:sz="0" w:space="0" w:color="auto"/>
                        <w:left w:val="none" w:sz="0" w:space="0" w:color="auto"/>
                        <w:bottom w:val="none" w:sz="0" w:space="0" w:color="auto"/>
                        <w:right w:val="none" w:sz="0" w:space="0" w:color="auto"/>
                      </w:divBdr>
                    </w:div>
                  </w:divsChild>
                </w:div>
                <w:div w:id="1110979217">
                  <w:marLeft w:val="0"/>
                  <w:marRight w:val="0"/>
                  <w:marTop w:val="0"/>
                  <w:marBottom w:val="0"/>
                  <w:divBdr>
                    <w:top w:val="none" w:sz="0" w:space="0" w:color="auto"/>
                    <w:left w:val="none" w:sz="0" w:space="0" w:color="auto"/>
                    <w:bottom w:val="none" w:sz="0" w:space="0" w:color="auto"/>
                    <w:right w:val="none" w:sz="0" w:space="0" w:color="auto"/>
                  </w:divBdr>
                  <w:divsChild>
                    <w:div w:id="1819954790">
                      <w:marLeft w:val="0"/>
                      <w:marRight w:val="0"/>
                      <w:marTop w:val="0"/>
                      <w:marBottom w:val="0"/>
                      <w:divBdr>
                        <w:top w:val="none" w:sz="0" w:space="0" w:color="auto"/>
                        <w:left w:val="none" w:sz="0" w:space="0" w:color="auto"/>
                        <w:bottom w:val="none" w:sz="0" w:space="0" w:color="auto"/>
                        <w:right w:val="none" w:sz="0" w:space="0" w:color="auto"/>
                      </w:divBdr>
                    </w:div>
                  </w:divsChild>
                </w:div>
                <w:div w:id="1157301175">
                  <w:marLeft w:val="0"/>
                  <w:marRight w:val="0"/>
                  <w:marTop w:val="0"/>
                  <w:marBottom w:val="0"/>
                  <w:divBdr>
                    <w:top w:val="none" w:sz="0" w:space="0" w:color="auto"/>
                    <w:left w:val="none" w:sz="0" w:space="0" w:color="auto"/>
                    <w:bottom w:val="none" w:sz="0" w:space="0" w:color="auto"/>
                    <w:right w:val="none" w:sz="0" w:space="0" w:color="auto"/>
                  </w:divBdr>
                  <w:divsChild>
                    <w:div w:id="825903291">
                      <w:marLeft w:val="0"/>
                      <w:marRight w:val="0"/>
                      <w:marTop w:val="0"/>
                      <w:marBottom w:val="0"/>
                      <w:divBdr>
                        <w:top w:val="none" w:sz="0" w:space="0" w:color="auto"/>
                        <w:left w:val="none" w:sz="0" w:space="0" w:color="auto"/>
                        <w:bottom w:val="none" w:sz="0" w:space="0" w:color="auto"/>
                        <w:right w:val="none" w:sz="0" w:space="0" w:color="auto"/>
                      </w:divBdr>
                    </w:div>
                  </w:divsChild>
                </w:div>
                <w:div w:id="1161845924">
                  <w:marLeft w:val="0"/>
                  <w:marRight w:val="0"/>
                  <w:marTop w:val="0"/>
                  <w:marBottom w:val="0"/>
                  <w:divBdr>
                    <w:top w:val="none" w:sz="0" w:space="0" w:color="auto"/>
                    <w:left w:val="none" w:sz="0" w:space="0" w:color="auto"/>
                    <w:bottom w:val="none" w:sz="0" w:space="0" w:color="auto"/>
                    <w:right w:val="none" w:sz="0" w:space="0" w:color="auto"/>
                  </w:divBdr>
                  <w:divsChild>
                    <w:div w:id="11956737">
                      <w:marLeft w:val="0"/>
                      <w:marRight w:val="0"/>
                      <w:marTop w:val="0"/>
                      <w:marBottom w:val="0"/>
                      <w:divBdr>
                        <w:top w:val="none" w:sz="0" w:space="0" w:color="auto"/>
                        <w:left w:val="none" w:sz="0" w:space="0" w:color="auto"/>
                        <w:bottom w:val="none" w:sz="0" w:space="0" w:color="auto"/>
                        <w:right w:val="none" w:sz="0" w:space="0" w:color="auto"/>
                      </w:divBdr>
                    </w:div>
                  </w:divsChild>
                </w:div>
                <w:div w:id="1210727086">
                  <w:marLeft w:val="0"/>
                  <w:marRight w:val="0"/>
                  <w:marTop w:val="0"/>
                  <w:marBottom w:val="0"/>
                  <w:divBdr>
                    <w:top w:val="none" w:sz="0" w:space="0" w:color="auto"/>
                    <w:left w:val="none" w:sz="0" w:space="0" w:color="auto"/>
                    <w:bottom w:val="none" w:sz="0" w:space="0" w:color="auto"/>
                    <w:right w:val="none" w:sz="0" w:space="0" w:color="auto"/>
                  </w:divBdr>
                  <w:divsChild>
                    <w:div w:id="1495486938">
                      <w:marLeft w:val="0"/>
                      <w:marRight w:val="0"/>
                      <w:marTop w:val="0"/>
                      <w:marBottom w:val="0"/>
                      <w:divBdr>
                        <w:top w:val="none" w:sz="0" w:space="0" w:color="auto"/>
                        <w:left w:val="none" w:sz="0" w:space="0" w:color="auto"/>
                        <w:bottom w:val="none" w:sz="0" w:space="0" w:color="auto"/>
                        <w:right w:val="none" w:sz="0" w:space="0" w:color="auto"/>
                      </w:divBdr>
                    </w:div>
                  </w:divsChild>
                </w:div>
                <w:div w:id="1331759877">
                  <w:marLeft w:val="0"/>
                  <w:marRight w:val="0"/>
                  <w:marTop w:val="0"/>
                  <w:marBottom w:val="0"/>
                  <w:divBdr>
                    <w:top w:val="none" w:sz="0" w:space="0" w:color="auto"/>
                    <w:left w:val="none" w:sz="0" w:space="0" w:color="auto"/>
                    <w:bottom w:val="none" w:sz="0" w:space="0" w:color="auto"/>
                    <w:right w:val="none" w:sz="0" w:space="0" w:color="auto"/>
                  </w:divBdr>
                  <w:divsChild>
                    <w:div w:id="1284772220">
                      <w:marLeft w:val="0"/>
                      <w:marRight w:val="0"/>
                      <w:marTop w:val="0"/>
                      <w:marBottom w:val="0"/>
                      <w:divBdr>
                        <w:top w:val="none" w:sz="0" w:space="0" w:color="auto"/>
                        <w:left w:val="none" w:sz="0" w:space="0" w:color="auto"/>
                        <w:bottom w:val="none" w:sz="0" w:space="0" w:color="auto"/>
                        <w:right w:val="none" w:sz="0" w:space="0" w:color="auto"/>
                      </w:divBdr>
                    </w:div>
                  </w:divsChild>
                </w:div>
                <w:div w:id="1337804159">
                  <w:marLeft w:val="0"/>
                  <w:marRight w:val="0"/>
                  <w:marTop w:val="0"/>
                  <w:marBottom w:val="0"/>
                  <w:divBdr>
                    <w:top w:val="none" w:sz="0" w:space="0" w:color="auto"/>
                    <w:left w:val="none" w:sz="0" w:space="0" w:color="auto"/>
                    <w:bottom w:val="none" w:sz="0" w:space="0" w:color="auto"/>
                    <w:right w:val="none" w:sz="0" w:space="0" w:color="auto"/>
                  </w:divBdr>
                  <w:divsChild>
                    <w:div w:id="141509459">
                      <w:marLeft w:val="0"/>
                      <w:marRight w:val="0"/>
                      <w:marTop w:val="0"/>
                      <w:marBottom w:val="0"/>
                      <w:divBdr>
                        <w:top w:val="none" w:sz="0" w:space="0" w:color="auto"/>
                        <w:left w:val="none" w:sz="0" w:space="0" w:color="auto"/>
                        <w:bottom w:val="none" w:sz="0" w:space="0" w:color="auto"/>
                        <w:right w:val="none" w:sz="0" w:space="0" w:color="auto"/>
                      </w:divBdr>
                    </w:div>
                    <w:div w:id="497505222">
                      <w:marLeft w:val="0"/>
                      <w:marRight w:val="0"/>
                      <w:marTop w:val="0"/>
                      <w:marBottom w:val="0"/>
                      <w:divBdr>
                        <w:top w:val="none" w:sz="0" w:space="0" w:color="auto"/>
                        <w:left w:val="none" w:sz="0" w:space="0" w:color="auto"/>
                        <w:bottom w:val="none" w:sz="0" w:space="0" w:color="auto"/>
                        <w:right w:val="none" w:sz="0" w:space="0" w:color="auto"/>
                      </w:divBdr>
                    </w:div>
                    <w:div w:id="704477900">
                      <w:marLeft w:val="0"/>
                      <w:marRight w:val="0"/>
                      <w:marTop w:val="0"/>
                      <w:marBottom w:val="0"/>
                      <w:divBdr>
                        <w:top w:val="none" w:sz="0" w:space="0" w:color="auto"/>
                        <w:left w:val="none" w:sz="0" w:space="0" w:color="auto"/>
                        <w:bottom w:val="none" w:sz="0" w:space="0" w:color="auto"/>
                        <w:right w:val="none" w:sz="0" w:space="0" w:color="auto"/>
                      </w:divBdr>
                    </w:div>
                    <w:div w:id="1971090874">
                      <w:marLeft w:val="0"/>
                      <w:marRight w:val="0"/>
                      <w:marTop w:val="0"/>
                      <w:marBottom w:val="0"/>
                      <w:divBdr>
                        <w:top w:val="none" w:sz="0" w:space="0" w:color="auto"/>
                        <w:left w:val="none" w:sz="0" w:space="0" w:color="auto"/>
                        <w:bottom w:val="none" w:sz="0" w:space="0" w:color="auto"/>
                        <w:right w:val="none" w:sz="0" w:space="0" w:color="auto"/>
                      </w:divBdr>
                    </w:div>
                    <w:div w:id="2099211090">
                      <w:marLeft w:val="0"/>
                      <w:marRight w:val="0"/>
                      <w:marTop w:val="0"/>
                      <w:marBottom w:val="0"/>
                      <w:divBdr>
                        <w:top w:val="none" w:sz="0" w:space="0" w:color="auto"/>
                        <w:left w:val="none" w:sz="0" w:space="0" w:color="auto"/>
                        <w:bottom w:val="none" w:sz="0" w:space="0" w:color="auto"/>
                        <w:right w:val="none" w:sz="0" w:space="0" w:color="auto"/>
                      </w:divBdr>
                    </w:div>
                  </w:divsChild>
                </w:div>
                <w:div w:id="1435712291">
                  <w:marLeft w:val="0"/>
                  <w:marRight w:val="0"/>
                  <w:marTop w:val="0"/>
                  <w:marBottom w:val="0"/>
                  <w:divBdr>
                    <w:top w:val="none" w:sz="0" w:space="0" w:color="auto"/>
                    <w:left w:val="none" w:sz="0" w:space="0" w:color="auto"/>
                    <w:bottom w:val="none" w:sz="0" w:space="0" w:color="auto"/>
                    <w:right w:val="none" w:sz="0" w:space="0" w:color="auto"/>
                  </w:divBdr>
                  <w:divsChild>
                    <w:div w:id="1360163047">
                      <w:marLeft w:val="0"/>
                      <w:marRight w:val="0"/>
                      <w:marTop w:val="0"/>
                      <w:marBottom w:val="0"/>
                      <w:divBdr>
                        <w:top w:val="none" w:sz="0" w:space="0" w:color="auto"/>
                        <w:left w:val="none" w:sz="0" w:space="0" w:color="auto"/>
                        <w:bottom w:val="none" w:sz="0" w:space="0" w:color="auto"/>
                        <w:right w:val="none" w:sz="0" w:space="0" w:color="auto"/>
                      </w:divBdr>
                    </w:div>
                    <w:div w:id="1411468920">
                      <w:marLeft w:val="0"/>
                      <w:marRight w:val="0"/>
                      <w:marTop w:val="0"/>
                      <w:marBottom w:val="0"/>
                      <w:divBdr>
                        <w:top w:val="none" w:sz="0" w:space="0" w:color="auto"/>
                        <w:left w:val="none" w:sz="0" w:space="0" w:color="auto"/>
                        <w:bottom w:val="none" w:sz="0" w:space="0" w:color="auto"/>
                        <w:right w:val="none" w:sz="0" w:space="0" w:color="auto"/>
                      </w:divBdr>
                    </w:div>
                    <w:div w:id="1747680917">
                      <w:marLeft w:val="0"/>
                      <w:marRight w:val="0"/>
                      <w:marTop w:val="0"/>
                      <w:marBottom w:val="0"/>
                      <w:divBdr>
                        <w:top w:val="none" w:sz="0" w:space="0" w:color="auto"/>
                        <w:left w:val="none" w:sz="0" w:space="0" w:color="auto"/>
                        <w:bottom w:val="none" w:sz="0" w:space="0" w:color="auto"/>
                        <w:right w:val="none" w:sz="0" w:space="0" w:color="auto"/>
                      </w:divBdr>
                    </w:div>
                    <w:div w:id="1865249576">
                      <w:marLeft w:val="0"/>
                      <w:marRight w:val="0"/>
                      <w:marTop w:val="0"/>
                      <w:marBottom w:val="0"/>
                      <w:divBdr>
                        <w:top w:val="none" w:sz="0" w:space="0" w:color="auto"/>
                        <w:left w:val="none" w:sz="0" w:space="0" w:color="auto"/>
                        <w:bottom w:val="none" w:sz="0" w:space="0" w:color="auto"/>
                        <w:right w:val="none" w:sz="0" w:space="0" w:color="auto"/>
                      </w:divBdr>
                    </w:div>
                    <w:div w:id="2012903191">
                      <w:marLeft w:val="0"/>
                      <w:marRight w:val="0"/>
                      <w:marTop w:val="0"/>
                      <w:marBottom w:val="0"/>
                      <w:divBdr>
                        <w:top w:val="none" w:sz="0" w:space="0" w:color="auto"/>
                        <w:left w:val="none" w:sz="0" w:space="0" w:color="auto"/>
                        <w:bottom w:val="none" w:sz="0" w:space="0" w:color="auto"/>
                        <w:right w:val="none" w:sz="0" w:space="0" w:color="auto"/>
                      </w:divBdr>
                    </w:div>
                  </w:divsChild>
                </w:div>
                <w:div w:id="1502231423">
                  <w:marLeft w:val="0"/>
                  <w:marRight w:val="0"/>
                  <w:marTop w:val="0"/>
                  <w:marBottom w:val="0"/>
                  <w:divBdr>
                    <w:top w:val="none" w:sz="0" w:space="0" w:color="auto"/>
                    <w:left w:val="none" w:sz="0" w:space="0" w:color="auto"/>
                    <w:bottom w:val="none" w:sz="0" w:space="0" w:color="auto"/>
                    <w:right w:val="none" w:sz="0" w:space="0" w:color="auto"/>
                  </w:divBdr>
                  <w:divsChild>
                    <w:div w:id="48696083">
                      <w:marLeft w:val="0"/>
                      <w:marRight w:val="0"/>
                      <w:marTop w:val="0"/>
                      <w:marBottom w:val="0"/>
                      <w:divBdr>
                        <w:top w:val="none" w:sz="0" w:space="0" w:color="auto"/>
                        <w:left w:val="none" w:sz="0" w:space="0" w:color="auto"/>
                        <w:bottom w:val="none" w:sz="0" w:space="0" w:color="auto"/>
                        <w:right w:val="none" w:sz="0" w:space="0" w:color="auto"/>
                      </w:divBdr>
                    </w:div>
                  </w:divsChild>
                </w:div>
                <w:div w:id="1558128366">
                  <w:marLeft w:val="0"/>
                  <w:marRight w:val="0"/>
                  <w:marTop w:val="0"/>
                  <w:marBottom w:val="0"/>
                  <w:divBdr>
                    <w:top w:val="none" w:sz="0" w:space="0" w:color="auto"/>
                    <w:left w:val="none" w:sz="0" w:space="0" w:color="auto"/>
                    <w:bottom w:val="none" w:sz="0" w:space="0" w:color="auto"/>
                    <w:right w:val="none" w:sz="0" w:space="0" w:color="auto"/>
                  </w:divBdr>
                  <w:divsChild>
                    <w:div w:id="239828246">
                      <w:marLeft w:val="0"/>
                      <w:marRight w:val="0"/>
                      <w:marTop w:val="0"/>
                      <w:marBottom w:val="0"/>
                      <w:divBdr>
                        <w:top w:val="none" w:sz="0" w:space="0" w:color="auto"/>
                        <w:left w:val="none" w:sz="0" w:space="0" w:color="auto"/>
                        <w:bottom w:val="none" w:sz="0" w:space="0" w:color="auto"/>
                        <w:right w:val="none" w:sz="0" w:space="0" w:color="auto"/>
                      </w:divBdr>
                    </w:div>
                    <w:div w:id="1687167711">
                      <w:marLeft w:val="0"/>
                      <w:marRight w:val="0"/>
                      <w:marTop w:val="0"/>
                      <w:marBottom w:val="0"/>
                      <w:divBdr>
                        <w:top w:val="none" w:sz="0" w:space="0" w:color="auto"/>
                        <w:left w:val="none" w:sz="0" w:space="0" w:color="auto"/>
                        <w:bottom w:val="none" w:sz="0" w:space="0" w:color="auto"/>
                        <w:right w:val="none" w:sz="0" w:space="0" w:color="auto"/>
                      </w:divBdr>
                    </w:div>
                  </w:divsChild>
                </w:div>
                <w:div w:id="1642230177">
                  <w:marLeft w:val="0"/>
                  <w:marRight w:val="0"/>
                  <w:marTop w:val="0"/>
                  <w:marBottom w:val="0"/>
                  <w:divBdr>
                    <w:top w:val="none" w:sz="0" w:space="0" w:color="auto"/>
                    <w:left w:val="none" w:sz="0" w:space="0" w:color="auto"/>
                    <w:bottom w:val="none" w:sz="0" w:space="0" w:color="auto"/>
                    <w:right w:val="none" w:sz="0" w:space="0" w:color="auto"/>
                  </w:divBdr>
                  <w:divsChild>
                    <w:div w:id="2007589504">
                      <w:marLeft w:val="0"/>
                      <w:marRight w:val="0"/>
                      <w:marTop w:val="0"/>
                      <w:marBottom w:val="0"/>
                      <w:divBdr>
                        <w:top w:val="none" w:sz="0" w:space="0" w:color="auto"/>
                        <w:left w:val="none" w:sz="0" w:space="0" w:color="auto"/>
                        <w:bottom w:val="none" w:sz="0" w:space="0" w:color="auto"/>
                        <w:right w:val="none" w:sz="0" w:space="0" w:color="auto"/>
                      </w:divBdr>
                    </w:div>
                  </w:divsChild>
                </w:div>
                <w:div w:id="1681009071">
                  <w:marLeft w:val="0"/>
                  <w:marRight w:val="0"/>
                  <w:marTop w:val="0"/>
                  <w:marBottom w:val="0"/>
                  <w:divBdr>
                    <w:top w:val="none" w:sz="0" w:space="0" w:color="auto"/>
                    <w:left w:val="none" w:sz="0" w:space="0" w:color="auto"/>
                    <w:bottom w:val="none" w:sz="0" w:space="0" w:color="auto"/>
                    <w:right w:val="none" w:sz="0" w:space="0" w:color="auto"/>
                  </w:divBdr>
                  <w:divsChild>
                    <w:div w:id="1406300834">
                      <w:marLeft w:val="0"/>
                      <w:marRight w:val="0"/>
                      <w:marTop w:val="0"/>
                      <w:marBottom w:val="0"/>
                      <w:divBdr>
                        <w:top w:val="none" w:sz="0" w:space="0" w:color="auto"/>
                        <w:left w:val="none" w:sz="0" w:space="0" w:color="auto"/>
                        <w:bottom w:val="none" w:sz="0" w:space="0" w:color="auto"/>
                        <w:right w:val="none" w:sz="0" w:space="0" w:color="auto"/>
                      </w:divBdr>
                    </w:div>
                  </w:divsChild>
                </w:div>
                <w:div w:id="1692295165">
                  <w:marLeft w:val="0"/>
                  <w:marRight w:val="0"/>
                  <w:marTop w:val="0"/>
                  <w:marBottom w:val="0"/>
                  <w:divBdr>
                    <w:top w:val="none" w:sz="0" w:space="0" w:color="auto"/>
                    <w:left w:val="none" w:sz="0" w:space="0" w:color="auto"/>
                    <w:bottom w:val="none" w:sz="0" w:space="0" w:color="auto"/>
                    <w:right w:val="none" w:sz="0" w:space="0" w:color="auto"/>
                  </w:divBdr>
                  <w:divsChild>
                    <w:div w:id="2063405530">
                      <w:marLeft w:val="0"/>
                      <w:marRight w:val="0"/>
                      <w:marTop w:val="0"/>
                      <w:marBottom w:val="0"/>
                      <w:divBdr>
                        <w:top w:val="none" w:sz="0" w:space="0" w:color="auto"/>
                        <w:left w:val="none" w:sz="0" w:space="0" w:color="auto"/>
                        <w:bottom w:val="none" w:sz="0" w:space="0" w:color="auto"/>
                        <w:right w:val="none" w:sz="0" w:space="0" w:color="auto"/>
                      </w:divBdr>
                    </w:div>
                  </w:divsChild>
                </w:div>
                <w:div w:id="1911110464">
                  <w:marLeft w:val="0"/>
                  <w:marRight w:val="0"/>
                  <w:marTop w:val="0"/>
                  <w:marBottom w:val="0"/>
                  <w:divBdr>
                    <w:top w:val="none" w:sz="0" w:space="0" w:color="auto"/>
                    <w:left w:val="none" w:sz="0" w:space="0" w:color="auto"/>
                    <w:bottom w:val="none" w:sz="0" w:space="0" w:color="auto"/>
                    <w:right w:val="none" w:sz="0" w:space="0" w:color="auto"/>
                  </w:divBdr>
                  <w:divsChild>
                    <w:div w:id="182473667">
                      <w:marLeft w:val="0"/>
                      <w:marRight w:val="0"/>
                      <w:marTop w:val="0"/>
                      <w:marBottom w:val="0"/>
                      <w:divBdr>
                        <w:top w:val="none" w:sz="0" w:space="0" w:color="auto"/>
                        <w:left w:val="none" w:sz="0" w:space="0" w:color="auto"/>
                        <w:bottom w:val="none" w:sz="0" w:space="0" w:color="auto"/>
                        <w:right w:val="none" w:sz="0" w:space="0" w:color="auto"/>
                      </w:divBdr>
                    </w:div>
                    <w:div w:id="460731113">
                      <w:marLeft w:val="0"/>
                      <w:marRight w:val="0"/>
                      <w:marTop w:val="0"/>
                      <w:marBottom w:val="0"/>
                      <w:divBdr>
                        <w:top w:val="none" w:sz="0" w:space="0" w:color="auto"/>
                        <w:left w:val="none" w:sz="0" w:space="0" w:color="auto"/>
                        <w:bottom w:val="none" w:sz="0" w:space="0" w:color="auto"/>
                        <w:right w:val="none" w:sz="0" w:space="0" w:color="auto"/>
                      </w:divBdr>
                    </w:div>
                    <w:div w:id="461844118">
                      <w:marLeft w:val="0"/>
                      <w:marRight w:val="0"/>
                      <w:marTop w:val="0"/>
                      <w:marBottom w:val="0"/>
                      <w:divBdr>
                        <w:top w:val="none" w:sz="0" w:space="0" w:color="auto"/>
                        <w:left w:val="none" w:sz="0" w:space="0" w:color="auto"/>
                        <w:bottom w:val="none" w:sz="0" w:space="0" w:color="auto"/>
                        <w:right w:val="none" w:sz="0" w:space="0" w:color="auto"/>
                      </w:divBdr>
                    </w:div>
                    <w:div w:id="933787056">
                      <w:marLeft w:val="0"/>
                      <w:marRight w:val="0"/>
                      <w:marTop w:val="0"/>
                      <w:marBottom w:val="0"/>
                      <w:divBdr>
                        <w:top w:val="none" w:sz="0" w:space="0" w:color="auto"/>
                        <w:left w:val="none" w:sz="0" w:space="0" w:color="auto"/>
                        <w:bottom w:val="none" w:sz="0" w:space="0" w:color="auto"/>
                        <w:right w:val="none" w:sz="0" w:space="0" w:color="auto"/>
                      </w:divBdr>
                    </w:div>
                    <w:div w:id="1025793181">
                      <w:marLeft w:val="0"/>
                      <w:marRight w:val="0"/>
                      <w:marTop w:val="0"/>
                      <w:marBottom w:val="0"/>
                      <w:divBdr>
                        <w:top w:val="none" w:sz="0" w:space="0" w:color="auto"/>
                        <w:left w:val="none" w:sz="0" w:space="0" w:color="auto"/>
                        <w:bottom w:val="none" w:sz="0" w:space="0" w:color="auto"/>
                        <w:right w:val="none" w:sz="0" w:space="0" w:color="auto"/>
                      </w:divBdr>
                    </w:div>
                  </w:divsChild>
                </w:div>
                <w:div w:id="1929381585">
                  <w:marLeft w:val="0"/>
                  <w:marRight w:val="0"/>
                  <w:marTop w:val="0"/>
                  <w:marBottom w:val="0"/>
                  <w:divBdr>
                    <w:top w:val="none" w:sz="0" w:space="0" w:color="auto"/>
                    <w:left w:val="none" w:sz="0" w:space="0" w:color="auto"/>
                    <w:bottom w:val="none" w:sz="0" w:space="0" w:color="auto"/>
                    <w:right w:val="none" w:sz="0" w:space="0" w:color="auto"/>
                  </w:divBdr>
                  <w:divsChild>
                    <w:div w:id="1761679808">
                      <w:marLeft w:val="0"/>
                      <w:marRight w:val="0"/>
                      <w:marTop w:val="0"/>
                      <w:marBottom w:val="0"/>
                      <w:divBdr>
                        <w:top w:val="none" w:sz="0" w:space="0" w:color="auto"/>
                        <w:left w:val="none" w:sz="0" w:space="0" w:color="auto"/>
                        <w:bottom w:val="none" w:sz="0" w:space="0" w:color="auto"/>
                        <w:right w:val="none" w:sz="0" w:space="0" w:color="auto"/>
                      </w:divBdr>
                    </w:div>
                  </w:divsChild>
                </w:div>
                <w:div w:id="1996489149">
                  <w:marLeft w:val="0"/>
                  <w:marRight w:val="0"/>
                  <w:marTop w:val="0"/>
                  <w:marBottom w:val="0"/>
                  <w:divBdr>
                    <w:top w:val="none" w:sz="0" w:space="0" w:color="auto"/>
                    <w:left w:val="none" w:sz="0" w:space="0" w:color="auto"/>
                    <w:bottom w:val="none" w:sz="0" w:space="0" w:color="auto"/>
                    <w:right w:val="none" w:sz="0" w:space="0" w:color="auto"/>
                  </w:divBdr>
                  <w:divsChild>
                    <w:div w:id="461116217">
                      <w:marLeft w:val="0"/>
                      <w:marRight w:val="0"/>
                      <w:marTop w:val="0"/>
                      <w:marBottom w:val="0"/>
                      <w:divBdr>
                        <w:top w:val="none" w:sz="0" w:space="0" w:color="auto"/>
                        <w:left w:val="none" w:sz="0" w:space="0" w:color="auto"/>
                        <w:bottom w:val="none" w:sz="0" w:space="0" w:color="auto"/>
                        <w:right w:val="none" w:sz="0" w:space="0" w:color="auto"/>
                      </w:divBdr>
                    </w:div>
                  </w:divsChild>
                </w:div>
                <w:div w:id="1998419413">
                  <w:marLeft w:val="0"/>
                  <w:marRight w:val="0"/>
                  <w:marTop w:val="0"/>
                  <w:marBottom w:val="0"/>
                  <w:divBdr>
                    <w:top w:val="none" w:sz="0" w:space="0" w:color="auto"/>
                    <w:left w:val="none" w:sz="0" w:space="0" w:color="auto"/>
                    <w:bottom w:val="none" w:sz="0" w:space="0" w:color="auto"/>
                    <w:right w:val="none" w:sz="0" w:space="0" w:color="auto"/>
                  </w:divBdr>
                  <w:divsChild>
                    <w:div w:id="598492748">
                      <w:marLeft w:val="0"/>
                      <w:marRight w:val="0"/>
                      <w:marTop w:val="0"/>
                      <w:marBottom w:val="0"/>
                      <w:divBdr>
                        <w:top w:val="none" w:sz="0" w:space="0" w:color="auto"/>
                        <w:left w:val="none" w:sz="0" w:space="0" w:color="auto"/>
                        <w:bottom w:val="none" w:sz="0" w:space="0" w:color="auto"/>
                        <w:right w:val="none" w:sz="0" w:space="0" w:color="auto"/>
                      </w:divBdr>
                    </w:div>
                  </w:divsChild>
                </w:div>
                <w:div w:id="2105374831">
                  <w:marLeft w:val="0"/>
                  <w:marRight w:val="0"/>
                  <w:marTop w:val="0"/>
                  <w:marBottom w:val="0"/>
                  <w:divBdr>
                    <w:top w:val="none" w:sz="0" w:space="0" w:color="auto"/>
                    <w:left w:val="none" w:sz="0" w:space="0" w:color="auto"/>
                    <w:bottom w:val="none" w:sz="0" w:space="0" w:color="auto"/>
                    <w:right w:val="none" w:sz="0" w:space="0" w:color="auto"/>
                  </w:divBdr>
                  <w:divsChild>
                    <w:div w:id="696932755">
                      <w:marLeft w:val="0"/>
                      <w:marRight w:val="0"/>
                      <w:marTop w:val="0"/>
                      <w:marBottom w:val="0"/>
                      <w:divBdr>
                        <w:top w:val="none" w:sz="0" w:space="0" w:color="auto"/>
                        <w:left w:val="none" w:sz="0" w:space="0" w:color="auto"/>
                        <w:bottom w:val="none" w:sz="0" w:space="0" w:color="auto"/>
                        <w:right w:val="none" w:sz="0" w:space="0" w:color="auto"/>
                      </w:divBdr>
                    </w:div>
                  </w:divsChild>
                </w:div>
                <w:div w:id="2138837287">
                  <w:marLeft w:val="0"/>
                  <w:marRight w:val="0"/>
                  <w:marTop w:val="0"/>
                  <w:marBottom w:val="0"/>
                  <w:divBdr>
                    <w:top w:val="none" w:sz="0" w:space="0" w:color="auto"/>
                    <w:left w:val="none" w:sz="0" w:space="0" w:color="auto"/>
                    <w:bottom w:val="none" w:sz="0" w:space="0" w:color="auto"/>
                    <w:right w:val="none" w:sz="0" w:space="0" w:color="auto"/>
                  </w:divBdr>
                  <w:divsChild>
                    <w:div w:id="8170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2931">
          <w:marLeft w:val="0"/>
          <w:marRight w:val="0"/>
          <w:marTop w:val="0"/>
          <w:marBottom w:val="0"/>
          <w:divBdr>
            <w:top w:val="none" w:sz="0" w:space="0" w:color="auto"/>
            <w:left w:val="none" w:sz="0" w:space="0" w:color="auto"/>
            <w:bottom w:val="none" w:sz="0" w:space="0" w:color="auto"/>
            <w:right w:val="none" w:sz="0" w:space="0" w:color="auto"/>
          </w:divBdr>
        </w:div>
        <w:div w:id="230584879">
          <w:marLeft w:val="0"/>
          <w:marRight w:val="0"/>
          <w:marTop w:val="0"/>
          <w:marBottom w:val="0"/>
          <w:divBdr>
            <w:top w:val="none" w:sz="0" w:space="0" w:color="auto"/>
            <w:left w:val="none" w:sz="0" w:space="0" w:color="auto"/>
            <w:bottom w:val="none" w:sz="0" w:space="0" w:color="auto"/>
            <w:right w:val="none" w:sz="0" w:space="0" w:color="auto"/>
          </w:divBdr>
        </w:div>
        <w:div w:id="255947378">
          <w:marLeft w:val="0"/>
          <w:marRight w:val="0"/>
          <w:marTop w:val="0"/>
          <w:marBottom w:val="0"/>
          <w:divBdr>
            <w:top w:val="none" w:sz="0" w:space="0" w:color="auto"/>
            <w:left w:val="none" w:sz="0" w:space="0" w:color="auto"/>
            <w:bottom w:val="none" w:sz="0" w:space="0" w:color="auto"/>
            <w:right w:val="none" w:sz="0" w:space="0" w:color="auto"/>
          </w:divBdr>
        </w:div>
        <w:div w:id="257636838">
          <w:marLeft w:val="0"/>
          <w:marRight w:val="0"/>
          <w:marTop w:val="0"/>
          <w:marBottom w:val="0"/>
          <w:divBdr>
            <w:top w:val="none" w:sz="0" w:space="0" w:color="auto"/>
            <w:left w:val="none" w:sz="0" w:space="0" w:color="auto"/>
            <w:bottom w:val="none" w:sz="0" w:space="0" w:color="auto"/>
            <w:right w:val="none" w:sz="0" w:space="0" w:color="auto"/>
          </w:divBdr>
        </w:div>
        <w:div w:id="273751506">
          <w:marLeft w:val="0"/>
          <w:marRight w:val="0"/>
          <w:marTop w:val="0"/>
          <w:marBottom w:val="0"/>
          <w:divBdr>
            <w:top w:val="none" w:sz="0" w:space="0" w:color="auto"/>
            <w:left w:val="none" w:sz="0" w:space="0" w:color="auto"/>
            <w:bottom w:val="none" w:sz="0" w:space="0" w:color="auto"/>
            <w:right w:val="none" w:sz="0" w:space="0" w:color="auto"/>
          </w:divBdr>
        </w:div>
        <w:div w:id="287660587">
          <w:marLeft w:val="0"/>
          <w:marRight w:val="0"/>
          <w:marTop w:val="0"/>
          <w:marBottom w:val="0"/>
          <w:divBdr>
            <w:top w:val="none" w:sz="0" w:space="0" w:color="auto"/>
            <w:left w:val="none" w:sz="0" w:space="0" w:color="auto"/>
            <w:bottom w:val="none" w:sz="0" w:space="0" w:color="auto"/>
            <w:right w:val="none" w:sz="0" w:space="0" w:color="auto"/>
          </w:divBdr>
        </w:div>
        <w:div w:id="290209360">
          <w:marLeft w:val="0"/>
          <w:marRight w:val="0"/>
          <w:marTop w:val="0"/>
          <w:marBottom w:val="0"/>
          <w:divBdr>
            <w:top w:val="none" w:sz="0" w:space="0" w:color="auto"/>
            <w:left w:val="none" w:sz="0" w:space="0" w:color="auto"/>
            <w:bottom w:val="none" w:sz="0" w:space="0" w:color="auto"/>
            <w:right w:val="none" w:sz="0" w:space="0" w:color="auto"/>
          </w:divBdr>
        </w:div>
        <w:div w:id="299192520">
          <w:marLeft w:val="0"/>
          <w:marRight w:val="0"/>
          <w:marTop w:val="0"/>
          <w:marBottom w:val="0"/>
          <w:divBdr>
            <w:top w:val="none" w:sz="0" w:space="0" w:color="auto"/>
            <w:left w:val="none" w:sz="0" w:space="0" w:color="auto"/>
            <w:bottom w:val="none" w:sz="0" w:space="0" w:color="auto"/>
            <w:right w:val="none" w:sz="0" w:space="0" w:color="auto"/>
          </w:divBdr>
        </w:div>
        <w:div w:id="340402253">
          <w:marLeft w:val="0"/>
          <w:marRight w:val="0"/>
          <w:marTop w:val="0"/>
          <w:marBottom w:val="0"/>
          <w:divBdr>
            <w:top w:val="none" w:sz="0" w:space="0" w:color="auto"/>
            <w:left w:val="none" w:sz="0" w:space="0" w:color="auto"/>
            <w:bottom w:val="none" w:sz="0" w:space="0" w:color="auto"/>
            <w:right w:val="none" w:sz="0" w:space="0" w:color="auto"/>
          </w:divBdr>
          <w:divsChild>
            <w:div w:id="1835485837">
              <w:marLeft w:val="-75"/>
              <w:marRight w:val="0"/>
              <w:marTop w:val="30"/>
              <w:marBottom w:val="30"/>
              <w:divBdr>
                <w:top w:val="none" w:sz="0" w:space="0" w:color="auto"/>
                <w:left w:val="none" w:sz="0" w:space="0" w:color="auto"/>
                <w:bottom w:val="none" w:sz="0" w:space="0" w:color="auto"/>
                <w:right w:val="none" w:sz="0" w:space="0" w:color="auto"/>
              </w:divBdr>
              <w:divsChild>
                <w:div w:id="19357644">
                  <w:marLeft w:val="0"/>
                  <w:marRight w:val="0"/>
                  <w:marTop w:val="0"/>
                  <w:marBottom w:val="0"/>
                  <w:divBdr>
                    <w:top w:val="none" w:sz="0" w:space="0" w:color="auto"/>
                    <w:left w:val="none" w:sz="0" w:space="0" w:color="auto"/>
                    <w:bottom w:val="none" w:sz="0" w:space="0" w:color="auto"/>
                    <w:right w:val="none" w:sz="0" w:space="0" w:color="auto"/>
                  </w:divBdr>
                  <w:divsChild>
                    <w:div w:id="1400054299">
                      <w:marLeft w:val="0"/>
                      <w:marRight w:val="0"/>
                      <w:marTop w:val="0"/>
                      <w:marBottom w:val="0"/>
                      <w:divBdr>
                        <w:top w:val="none" w:sz="0" w:space="0" w:color="auto"/>
                        <w:left w:val="none" w:sz="0" w:space="0" w:color="auto"/>
                        <w:bottom w:val="none" w:sz="0" w:space="0" w:color="auto"/>
                        <w:right w:val="none" w:sz="0" w:space="0" w:color="auto"/>
                      </w:divBdr>
                    </w:div>
                  </w:divsChild>
                </w:div>
                <w:div w:id="43332614">
                  <w:marLeft w:val="0"/>
                  <w:marRight w:val="0"/>
                  <w:marTop w:val="0"/>
                  <w:marBottom w:val="0"/>
                  <w:divBdr>
                    <w:top w:val="none" w:sz="0" w:space="0" w:color="auto"/>
                    <w:left w:val="none" w:sz="0" w:space="0" w:color="auto"/>
                    <w:bottom w:val="none" w:sz="0" w:space="0" w:color="auto"/>
                    <w:right w:val="none" w:sz="0" w:space="0" w:color="auto"/>
                  </w:divBdr>
                  <w:divsChild>
                    <w:div w:id="1795521391">
                      <w:marLeft w:val="0"/>
                      <w:marRight w:val="0"/>
                      <w:marTop w:val="0"/>
                      <w:marBottom w:val="0"/>
                      <w:divBdr>
                        <w:top w:val="none" w:sz="0" w:space="0" w:color="auto"/>
                        <w:left w:val="none" w:sz="0" w:space="0" w:color="auto"/>
                        <w:bottom w:val="none" w:sz="0" w:space="0" w:color="auto"/>
                        <w:right w:val="none" w:sz="0" w:space="0" w:color="auto"/>
                      </w:divBdr>
                    </w:div>
                  </w:divsChild>
                </w:div>
                <w:div w:id="130639899">
                  <w:marLeft w:val="0"/>
                  <w:marRight w:val="0"/>
                  <w:marTop w:val="0"/>
                  <w:marBottom w:val="0"/>
                  <w:divBdr>
                    <w:top w:val="none" w:sz="0" w:space="0" w:color="auto"/>
                    <w:left w:val="none" w:sz="0" w:space="0" w:color="auto"/>
                    <w:bottom w:val="none" w:sz="0" w:space="0" w:color="auto"/>
                    <w:right w:val="none" w:sz="0" w:space="0" w:color="auto"/>
                  </w:divBdr>
                  <w:divsChild>
                    <w:div w:id="761268104">
                      <w:marLeft w:val="0"/>
                      <w:marRight w:val="0"/>
                      <w:marTop w:val="0"/>
                      <w:marBottom w:val="0"/>
                      <w:divBdr>
                        <w:top w:val="none" w:sz="0" w:space="0" w:color="auto"/>
                        <w:left w:val="none" w:sz="0" w:space="0" w:color="auto"/>
                        <w:bottom w:val="none" w:sz="0" w:space="0" w:color="auto"/>
                        <w:right w:val="none" w:sz="0" w:space="0" w:color="auto"/>
                      </w:divBdr>
                    </w:div>
                  </w:divsChild>
                </w:div>
                <w:div w:id="210508152">
                  <w:marLeft w:val="0"/>
                  <w:marRight w:val="0"/>
                  <w:marTop w:val="0"/>
                  <w:marBottom w:val="0"/>
                  <w:divBdr>
                    <w:top w:val="none" w:sz="0" w:space="0" w:color="auto"/>
                    <w:left w:val="none" w:sz="0" w:space="0" w:color="auto"/>
                    <w:bottom w:val="none" w:sz="0" w:space="0" w:color="auto"/>
                    <w:right w:val="none" w:sz="0" w:space="0" w:color="auto"/>
                  </w:divBdr>
                  <w:divsChild>
                    <w:div w:id="1871144360">
                      <w:marLeft w:val="0"/>
                      <w:marRight w:val="0"/>
                      <w:marTop w:val="0"/>
                      <w:marBottom w:val="0"/>
                      <w:divBdr>
                        <w:top w:val="none" w:sz="0" w:space="0" w:color="auto"/>
                        <w:left w:val="none" w:sz="0" w:space="0" w:color="auto"/>
                        <w:bottom w:val="none" w:sz="0" w:space="0" w:color="auto"/>
                        <w:right w:val="none" w:sz="0" w:space="0" w:color="auto"/>
                      </w:divBdr>
                    </w:div>
                  </w:divsChild>
                </w:div>
                <w:div w:id="292103699">
                  <w:marLeft w:val="0"/>
                  <w:marRight w:val="0"/>
                  <w:marTop w:val="0"/>
                  <w:marBottom w:val="0"/>
                  <w:divBdr>
                    <w:top w:val="none" w:sz="0" w:space="0" w:color="auto"/>
                    <w:left w:val="none" w:sz="0" w:space="0" w:color="auto"/>
                    <w:bottom w:val="none" w:sz="0" w:space="0" w:color="auto"/>
                    <w:right w:val="none" w:sz="0" w:space="0" w:color="auto"/>
                  </w:divBdr>
                  <w:divsChild>
                    <w:div w:id="636881234">
                      <w:marLeft w:val="0"/>
                      <w:marRight w:val="0"/>
                      <w:marTop w:val="0"/>
                      <w:marBottom w:val="0"/>
                      <w:divBdr>
                        <w:top w:val="none" w:sz="0" w:space="0" w:color="auto"/>
                        <w:left w:val="none" w:sz="0" w:space="0" w:color="auto"/>
                        <w:bottom w:val="none" w:sz="0" w:space="0" w:color="auto"/>
                        <w:right w:val="none" w:sz="0" w:space="0" w:color="auto"/>
                      </w:divBdr>
                    </w:div>
                  </w:divsChild>
                </w:div>
                <w:div w:id="314189405">
                  <w:marLeft w:val="0"/>
                  <w:marRight w:val="0"/>
                  <w:marTop w:val="0"/>
                  <w:marBottom w:val="0"/>
                  <w:divBdr>
                    <w:top w:val="none" w:sz="0" w:space="0" w:color="auto"/>
                    <w:left w:val="none" w:sz="0" w:space="0" w:color="auto"/>
                    <w:bottom w:val="none" w:sz="0" w:space="0" w:color="auto"/>
                    <w:right w:val="none" w:sz="0" w:space="0" w:color="auto"/>
                  </w:divBdr>
                  <w:divsChild>
                    <w:div w:id="1001589698">
                      <w:marLeft w:val="0"/>
                      <w:marRight w:val="0"/>
                      <w:marTop w:val="0"/>
                      <w:marBottom w:val="0"/>
                      <w:divBdr>
                        <w:top w:val="none" w:sz="0" w:space="0" w:color="auto"/>
                        <w:left w:val="none" w:sz="0" w:space="0" w:color="auto"/>
                        <w:bottom w:val="none" w:sz="0" w:space="0" w:color="auto"/>
                        <w:right w:val="none" w:sz="0" w:space="0" w:color="auto"/>
                      </w:divBdr>
                    </w:div>
                  </w:divsChild>
                </w:div>
                <w:div w:id="332144048">
                  <w:marLeft w:val="0"/>
                  <w:marRight w:val="0"/>
                  <w:marTop w:val="0"/>
                  <w:marBottom w:val="0"/>
                  <w:divBdr>
                    <w:top w:val="none" w:sz="0" w:space="0" w:color="auto"/>
                    <w:left w:val="none" w:sz="0" w:space="0" w:color="auto"/>
                    <w:bottom w:val="none" w:sz="0" w:space="0" w:color="auto"/>
                    <w:right w:val="none" w:sz="0" w:space="0" w:color="auto"/>
                  </w:divBdr>
                  <w:divsChild>
                    <w:div w:id="1628195362">
                      <w:marLeft w:val="0"/>
                      <w:marRight w:val="0"/>
                      <w:marTop w:val="0"/>
                      <w:marBottom w:val="0"/>
                      <w:divBdr>
                        <w:top w:val="none" w:sz="0" w:space="0" w:color="auto"/>
                        <w:left w:val="none" w:sz="0" w:space="0" w:color="auto"/>
                        <w:bottom w:val="none" w:sz="0" w:space="0" w:color="auto"/>
                        <w:right w:val="none" w:sz="0" w:space="0" w:color="auto"/>
                      </w:divBdr>
                    </w:div>
                  </w:divsChild>
                </w:div>
                <w:div w:id="369190218">
                  <w:marLeft w:val="0"/>
                  <w:marRight w:val="0"/>
                  <w:marTop w:val="0"/>
                  <w:marBottom w:val="0"/>
                  <w:divBdr>
                    <w:top w:val="none" w:sz="0" w:space="0" w:color="auto"/>
                    <w:left w:val="none" w:sz="0" w:space="0" w:color="auto"/>
                    <w:bottom w:val="none" w:sz="0" w:space="0" w:color="auto"/>
                    <w:right w:val="none" w:sz="0" w:space="0" w:color="auto"/>
                  </w:divBdr>
                  <w:divsChild>
                    <w:div w:id="419059265">
                      <w:marLeft w:val="0"/>
                      <w:marRight w:val="0"/>
                      <w:marTop w:val="0"/>
                      <w:marBottom w:val="0"/>
                      <w:divBdr>
                        <w:top w:val="none" w:sz="0" w:space="0" w:color="auto"/>
                        <w:left w:val="none" w:sz="0" w:space="0" w:color="auto"/>
                        <w:bottom w:val="none" w:sz="0" w:space="0" w:color="auto"/>
                        <w:right w:val="none" w:sz="0" w:space="0" w:color="auto"/>
                      </w:divBdr>
                    </w:div>
                  </w:divsChild>
                </w:div>
                <w:div w:id="392318917">
                  <w:marLeft w:val="0"/>
                  <w:marRight w:val="0"/>
                  <w:marTop w:val="0"/>
                  <w:marBottom w:val="0"/>
                  <w:divBdr>
                    <w:top w:val="none" w:sz="0" w:space="0" w:color="auto"/>
                    <w:left w:val="none" w:sz="0" w:space="0" w:color="auto"/>
                    <w:bottom w:val="none" w:sz="0" w:space="0" w:color="auto"/>
                    <w:right w:val="none" w:sz="0" w:space="0" w:color="auto"/>
                  </w:divBdr>
                  <w:divsChild>
                    <w:div w:id="520121569">
                      <w:marLeft w:val="0"/>
                      <w:marRight w:val="0"/>
                      <w:marTop w:val="0"/>
                      <w:marBottom w:val="0"/>
                      <w:divBdr>
                        <w:top w:val="none" w:sz="0" w:space="0" w:color="auto"/>
                        <w:left w:val="none" w:sz="0" w:space="0" w:color="auto"/>
                        <w:bottom w:val="none" w:sz="0" w:space="0" w:color="auto"/>
                        <w:right w:val="none" w:sz="0" w:space="0" w:color="auto"/>
                      </w:divBdr>
                    </w:div>
                  </w:divsChild>
                </w:div>
                <w:div w:id="449278660">
                  <w:marLeft w:val="0"/>
                  <w:marRight w:val="0"/>
                  <w:marTop w:val="0"/>
                  <w:marBottom w:val="0"/>
                  <w:divBdr>
                    <w:top w:val="none" w:sz="0" w:space="0" w:color="auto"/>
                    <w:left w:val="none" w:sz="0" w:space="0" w:color="auto"/>
                    <w:bottom w:val="none" w:sz="0" w:space="0" w:color="auto"/>
                    <w:right w:val="none" w:sz="0" w:space="0" w:color="auto"/>
                  </w:divBdr>
                  <w:divsChild>
                    <w:div w:id="1122067797">
                      <w:marLeft w:val="0"/>
                      <w:marRight w:val="0"/>
                      <w:marTop w:val="0"/>
                      <w:marBottom w:val="0"/>
                      <w:divBdr>
                        <w:top w:val="none" w:sz="0" w:space="0" w:color="auto"/>
                        <w:left w:val="none" w:sz="0" w:space="0" w:color="auto"/>
                        <w:bottom w:val="none" w:sz="0" w:space="0" w:color="auto"/>
                        <w:right w:val="none" w:sz="0" w:space="0" w:color="auto"/>
                      </w:divBdr>
                    </w:div>
                  </w:divsChild>
                </w:div>
                <w:div w:id="449856475">
                  <w:marLeft w:val="0"/>
                  <w:marRight w:val="0"/>
                  <w:marTop w:val="0"/>
                  <w:marBottom w:val="0"/>
                  <w:divBdr>
                    <w:top w:val="none" w:sz="0" w:space="0" w:color="auto"/>
                    <w:left w:val="none" w:sz="0" w:space="0" w:color="auto"/>
                    <w:bottom w:val="none" w:sz="0" w:space="0" w:color="auto"/>
                    <w:right w:val="none" w:sz="0" w:space="0" w:color="auto"/>
                  </w:divBdr>
                  <w:divsChild>
                    <w:div w:id="459152393">
                      <w:marLeft w:val="0"/>
                      <w:marRight w:val="0"/>
                      <w:marTop w:val="0"/>
                      <w:marBottom w:val="0"/>
                      <w:divBdr>
                        <w:top w:val="none" w:sz="0" w:space="0" w:color="auto"/>
                        <w:left w:val="none" w:sz="0" w:space="0" w:color="auto"/>
                        <w:bottom w:val="none" w:sz="0" w:space="0" w:color="auto"/>
                        <w:right w:val="none" w:sz="0" w:space="0" w:color="auto"/>
                      </w:divBdr>
                    </w:div>
                  </w:divsChild>
                </w:div>
                <w:div w:id="455291200">
                  <w:marLeft w:val="0"/>
                  <w:marRight w:val="0"/>
                  <w:marTop w:val="0"/>
                  <w:marBottom w:val="0"/>
                  <w:divBdr>
                    <w:top w:val="none" w:sz="0" w:space="0" w:color="auto"/>
                    <w:left w:val="none" w:sz="0" w:space="0" w:color="auto"/>
                    <w:bottom w:val="none" w:sz="0" w:space="0" w:color="auto"/>
                    <w:right w:val="none" w:sz="0" w:space="0" w:color="auto"/>
                  </w:divBdr>
                  <w:divsChild>
                    <w:div w:id="432022127">
                      <w:marLeft w:val="0"/>
                      <w:marRight w:val="0"/>
                      <w:marTop w:val="0"/>
                      <w:marBottom w:val="0"/>
                      <w:divBdr>
                        <w:top w:val="none" w:sz="0" w:space="0" w:color="auto"/>
                        <w:left w:val="none" w:sz="0" w:space="0" w:color="auto"/>
                        <w:bottom w:val="none" w:sz="0" w:space="0" w:color="auto"/>
                        <w:right w:val="none" w:sz="0" w:space="0" w:color="auto"/>
                      </w:divBdr>
                    </w:div>
                  </w:divsChild>
                </w:div>
                <w:div w:id="494607492">
                  <w:marLeft w:val="0"/>
                  <w:marRight w:val="0"/>
                  <w:marTop w:val="0"/>
                  <w:marBottom w:val="0"/>
                  <w:divBdr>
                    <w:top w:val="none" w:sz="0" w:space="0" w:color="auto"/>
                    <w:left w:val="none" w:sz="0" w:space="0" w:color="auto"/>
                    <w:bottom w:val="none" w:sz="0" w:space="0" w:color="auto"/>
                    <w:right w:val="none" w:sz="0" w:space="0" w:color="auto"/>
                  </w:divBdr>
                  <w:divsChild>
                    <w:div w:id="429815613">
                      <w:marLeft w:val="0"/>
                      <w:marRight w:val="0"/>
                      <w:marTop w:val="0"/>
                      <w:marBottom w:val="0"/>
                      <w:divBdr>
                        <w:top w:val="none" w:sz="0" w:space="0" w:color="auto"/>
                        <w:left w:val="none" w:sz="0" w:space="0" w:color="auto"/>
                        <w:bottom w:val="none" w:sz="0" w:space="0" w:color="auto"/>
                        <w:right w:val="none" w:sz="0" w:space="0" w:color="auto"/>
                      </w:divBdr>
                    </w:div>
                  </w:divsChild>
                </w:div>
                <w:div w:id="549193221">
                  <w:marLeft w:val="0"/>
                  <w:marRight w:val="0"/>
                  <w:marTop w:val="0"/>
                  <w:marBottom w:val="0"/>
                  <w:divBdr>
                    <w:top w:val="none" w:sz="0" w:space="0" w:color="auto"/>
                    <w:left w:val="none" w:sz="0" w:space="0" w:color="auto"/>
                    <w:bottom w:val="none" w:sz="0" w:space="0" w:color="auto"/>
                    <w:right w:val="none" w:sz="0" w:space="0" w:color="auto"/>
                  </w:divBdr>
                  <w:divsChild>
                    <w:div w:id="1082875715">
                      <w:marLeft w:val="0"/>
                      <w:marRight w:val="0"/>
                      <w:marTop w:val="0"/>
                      <w:marBottom w:val="0"/>
                      <w:divBdr>
                        <w:top w:val="none" w:sz="0" w:space="0" w:color="auto"/>
                        <w:left w:val="none" w:sz="0" w:space="0" w:color="auto"/>
                        <w:bottom w:val="none" w:sz="0" w:space="0" w:color="auto"/>
                        <w:right w:val="none" w:sz="0" w:space="0" w:color="auto"/>
                      </w:divBdr>
                    </w:div>
                  </w:divsChild>
                </w:div>
                <w:div w:id="669868642">
                  <w:marLeft w:val="0"/>
                  <w:marRight w:val="0"/>
                  <w:marTop w:val="0"/>
                  <w:marBottom w:val="0"/>
                  <w:divBdr>
                    <w:top w:val="none" w:sz="0" w:space="0" w:color="auto"/>
                    <w:left w:val="none" w:sz="0" w:space="0" w:color="auto"/>
                    <w:bottom w:val="none" w:sz="0" w:space="0" w:color="auto"/>
                    <w:right w:val="none" w:sz="0" w:space="0" w:color="auto"/>
                  </w:divBdr>
                  <w:divsChild>
                    <w:div w:id="274946629">
                      <w:marLeft w:val="0"/>
                      <w:marRight w:val="0"/>
                      <w:marTop w:val="0"/>
                      <w:marBottom w:val="0"/>
                      <w:divBdr>
                        <w:top w:val="none" w:sz="0" w:space="0" w:color="auto"/>
                        <w:left w:val="none" w:sz="0" w:space="0" w:color="auto"/>
                        <w:bottom w:val="none" w:sz="0" w:space="0" w:color="auto"/>
                        <w:right w:val="none" w:sz="0" w:space="0" w:color="auto"/>
                      </w:divBdr>
                    </w:div>
                  </w:divsChild>
                </w:div>
                <w:div w:id="702440171">
                  <w:marLeft w:val="0"/>
                  <w:marRight w:val="0"/>
                  <w:marTop w:val="0"/>
                  <w:marBottom w:val="0"/>
                  <w:divBdr>
                    <w:top w:val="none" w:sz="0" w:space="0" w:color="auto"/>
                    <w:left w:val="none" w:sz="0" w:space="0" w:color="auto"/>
                    <w:bottom w:val="none" w:sz="0" w:space="0" w:color="auto"/>
                    <w:right w:val="none" w:sz="0" w:space="0" w:color="auto"/>
                  </w:divBdr>
                  <w:divsChild>
                    <w:div w:id="1799637769">
                      <w:marLeft w:val="0"/>
                      <w:marRight w:val="0"/>
                      <w:marTop w:val="0"/>
                      <w:marBottom w:val="0"/>
                      <w:divBdr>
                        <w:top w:val="none" w:sz="0" w:space="0" w:color="auto"/>
                        <w:left w:val="none" w:sz="0" w:space="0" w:color="auto"/>
                        <w:bottom w:val="none" w:sz="0" w:space="0" w:color="auto"/>
                        <w:right w:val="none" w:sz="0" w:space="0" w:color="auto"/>
                      </w:divBdr>
                    </w:div>
                  </w:divsChild>
                </w:div>
                <w:div w:id="712970873">
                  <w:marLeft w:val="0"/>
                  <w:marRight w:val="0"/>
                  <w:marTop w:val="0"/>
                  <w:marBottom w:val="0"/>
                  <w:divBdr>
                    <w:top w:val="none" w:sz="0" w:space="0" w:color="auto"/>
                    <w:left w:val="none" w:sz="0" w:space="0" w:color="auto"/>
                    <w:bottom w:val="none" w:sz="0" w:space="0" w:color="auto"/>
                    <w:right w:val="none" w:sz="0" w:space="0" w:color="auto"/>
                  </w:divBdr>
                  <w:divsChild>
                    <w:div w:id="2016958518">
                      <w:marLeft w:val="0"/>
                      <w:marRight w:val="0"/>
                      <w:marTop w:val="0"/>
                      <w:marBottom w:val="0"/>
                      <w:divBdr>
                        <w:top w:val="none" w:sz="0" w:space="0" w:color="auto"/>
                        <w:left w:val="none" w:sz="0" w:space="0" w:color="auto"/>
                        <w:bottom w:val="none" w:sz="0" w:space="0" w:color="auto"/>
                        <w:right w:val="none" w:sz="0" w:space="0" w:color="auto"/>
                      </w:divBdr>
                    </w:div>
                  </w:divsChild>
                </w:div>
                <w:div w:id="760219105">
                  <w:marLeft w:val="0"/>
                  <w:marRight w:val="0"/>
                  <w:marTop w:val="0"/>
                  <w:marBottom w:val="0"/>
                  <w:divBdr>
                    <w:top w:val="none" w:sz="0" w:space="0" w:color="auto"/>
                    <w:left w:val="none" w:sz="0" w:space="0" w:color="auto"/>
                    <w:bottom w:val="none" w:sz="0" w:space="0" w:color="auto"/>
                    <w:right w:val="none" w:sz="0" w:space="0" w:color="auto"/>
                  </w:divBdr>
                  <w:divsChild>
                    <w:div w:id="1217281927">
                      <w:marLeft w:val="0"/>
                      <w:marRight w:val="0"/>
                      <w:marTop w:val="0"/>
                      <w:marBottom w:val="0"/>
                      <w:divBdr>
                        <w:top w:val="none" w:sz="0" w:space="0" w:color="auto"/>
                        <w:left w:val="none" w:sz="0" w:space="0" w:color="auto"/>
                        <w:bottom w:val="none" w:sz="0" w:space="0" w:color="auto"/>
                        <w:right w:val="none" w:sz="0" w:space="0" w:color="auto"/>
                      </w:divBdr>
                    </w:div>
                  </w:divsChild>
                </w:div>
                <w:div w:id="765803826">
                  <w:marLeft w:val="0"/>
                  <w:marRight w:val="0"/>
                  <w:marTop w:val="0"/>
                  <w:marBottom w:val="0"/>
                  <w:divBdr>
                    <w:top w:val="none" w:sz="0" w:space="0" w:color="auto"/>
                    <w:left w:val="none" w:sz="0" w:space="0" w:color="auto"/>
                    <w:bottom w:val="none" w:sz="0" w:space="0" w:color="auto"/>
                    <w:right w:val="none" w:sz="0" w:space="0" w:color="auto"/>
                  </w:divBdr>
                  <w:divsChild>
                    <w:div w:id="1596592267">
                      <w:marLeft w:val="0"/>
                      <w:marRight w:val="0"/>
                      <w:marTop w:val="0"/>
                      <w:marBottom w:val="0"/>
                      <w:divBdr>
                        <w:top w:val="none" w:sz="0" w:space="0" w:color="auto"/>
                        <w:left w:val="none" w:sz="0" w:space="0" w:color="auto"/>
                        <w:bottom w:val="none" w:sz="0" w:space="0" w:color="auto"/>
                        <w:right w:val="none" w:sz="0" w:space="0" w:color="auto"/>
                      </w:divBdr>
                    </w:div>
                  </w:divsChild>
                </w:div>
                <w:div w:id="804008464">
                  <w:marLeft w:val="0"/>
                  <w:marRight w:val="0"/>
                  <w:marTop w:val="0"/>
                  <w:marBottom w:val="0"/>
                  <w:divBdr>
                    <w:top w:val="none" w:sz="0" w:space="0" w:color="auto"/>
                    <w:left w:val="none" w:sz="0" w:space="0" w:color="auto"/>
                    <w:bottom w:val="none" w:sz="0" w:space="0" w:color="auto"/>
                    <w:right w:val="none" w:sz="0" w:space="0" w:color="auto"/>
                  </w:divBdr>
                  <w:divsChild>
                    <w:div w:id="2113164629">
                      <w:marLeft w:val="0"/>
                      <w:marRight w:val="0"/>
                      <w:marTop w:val="0"/>
                      <w:marBottom w:val="0"/>
                      <w:divBdr>
                        <w:top w:val="none" w:sz="0" w:space="0" w:color="auto"/>
                        <w:left w:val="none" w:sz="0" w:space="0" w:color="auto"/>
                        <w:bottom w:val="none" w:sz="0" w:space="0" w:color="auto"/>
                        <w:right w:val="none" w:sz="0" w:space="0" w:color="auto"/>
                      </w:divBdr>
                    </w:div>
                  </w:divsChild>
                </w:div>
                <w:div w:id="820542087">
                  <w:marLeft w:val="0"/>
                  <w:marRight w:val="0"/>
                  <w:marTop w:val="0"/>
                  <w:marBottom w:val="0"/>
                  <w:divBdr>
                    <w:top w:val="none" w:sz="0" w:space="0" w:color="auto"/>
                    <w:left w:val="none" w:sz="0" w:space="0" w:color="auto"/>
                    <w:bottom w:val="none" w:sz="0" w:space="0" w:color="auto"/>
                    <w:right w:val="none" w:sz="0" w:space="0" w:color="auto"/>
                  </w:divBdr>
                  <w:divsChild>
                    <w:div w:id="395668776">
                      <w:marLeft w:val="0"/>
                      <w:marRight w:val="0"/>
                      <w:marTop w:val="0"/>
                      <w:marBottom w:val="0"/>
                      <w:divBdr>
                        <w:top w:val="none" w:sz="0" w:space="0" w:color="auto"/>
                        <w:left w:val="none" w:sz="0" w:space="0" w:color="auto"/>
                        <w:bottom w:val="none" w:sz="0" w:space="0" w:color="auto"/>
                        <w:right w:val="none" w:sz="0" w:space="0" w:color="auto"/>
                      </w:divBdr>
                    </w:div>
                  </w:divsChild>
                </w:div>
                <w:div w:id="835264442">
                  <w:marLeft w:val="0"/>
                  <w:marRight w:val="0"/>
                  <w:marTop w:val="0"/>
                  <w:marBottom w:val="0"/>
                  <w:divBdr>
                    <w:top w:val="none" w:sz="0" w:space="0" w:color="auto"/>
                    <w:left w:val="none" w:sz="0" w:space="0" w:color="auto"/>
                    <w:bottom w:val="none" w:sz="0" w:space="0" w:color="auto"/>
                    <w:right w:val="none" w:sz="0" w:space="0" w:color="auto"/>
                  </w:divBdr>
                  <w:divsChild>
                    <w:div w:id="1722166713">
                      <w:marLeft w:val="0"/>
                      <w:marRight w:val="0"/>
                      <w:marTop w:val="0"/>
                      <w:marBottom w:val="0"/>
                      <w:divBdr>
                        <w:top w:val="none" w:sz="0" w:space="0" w:color="auto"/>
                        <w:left w:val="none" w:sz="0" w:space="0" w:color="auto"/>
                        <w:bottom w:val="none" w:sz="0" w:space="0" w:color="auto"/>
                        <w:right w:val="none" w:sz="0" w:space="0" w:color="auto"/>
                      </w:divBdr>
                    </w:div>
                  </w:divsChild>
                </w:div>
                <w:div w:id="893856357">
                  <w:marLeft w:val="0"/>
                  <w:marRight w:val="0"/>
                  <w:marTop w:val="0"/>
                  <w:marBottom w:val="0"/>
                  <w:divBdr>
                    <w:top w:val="none" w:sz="0" w:space="0" w:color="auto"/>
                    <w:left w:val="none" w:sz="0" w:space="0" w:color="auto"/>
                    <w:bottom w:val="none" w:sz="0" w:space="0" w:color="auto"/>
                    <w:right w:val="none" w:sz="0" w:space="0" w:color="auto"/>
                  </w:divBdr>
                  <w:divsChild>
                    <w:div w:id="1560508115">
                      <w:marLeft w:val="0"/>
                      <w:marRight w:val="0"/>
                      <w:marTop w:val="0"/>
                      <w:marBottom w:val="0"/>
                      <w:divBdr>
                        <w:top w:val="none" w:sz="0" w:space="0" w:color="auto"/>
                        <w:left w:val="none" w:sz="0" w:space="0" w:color="auto"/>
                        <w:bottom w:val="none" w:sz="0" w:space="0" w:color="auto"/>
                        <w:right w:val="none" w:sz="0" w:space="0" w:color="auto"/>
                      </w:divBdr>
                    </w:div>
                  </w:divsChild>
                </w:div>
                <w:div w:id="985545385">
                  <w:marLeft w:val="0"/>
                  <w:marRight w:val="0"/>
                  <w:marTop w:val="0"/>
                  <w:marBottom w:val="0"/>
                  <w:divBdr>
                    <w:top w:val="none" w:sz="0" w:space="0" w:color="auto"/>
                    <w:left w:val="none" w:sz="0" w:space="0" w:color="auto"/>
                    <w:bottom w:val="none" w:sz="0" w:space="0" w:color="auto"/>
                    <w:right w:val="none" w:sz="0" w:space="0" w:color="auto"/>
                  </w:divBdr>
                  <w:divsChild>
                    <w:div w:id="97526518">
                      <w:marLeft w:val="0"/>
                      <w:marRight w:val="0"/>
                      <w:marTop w:val="0"/>
                      <w:marBottom w:val="0"/>
                      <w:divBdr>
                        <w:top w:val="none" w:sz="0" w:space="0" w:color="auto"/>
                        <w:left w:val="none" w:sz="0" w:space="0" w:color="auto"/>
                        <w:bottom w:val="none" w:sz="0" w:space="0" w:color="auto"/>
                        <w:right w:val="none" w:sz="0" w:space="0" w:color="auto"/>
                      </w:divBdr>
                    </w:div>
                  </w:divsChild>
                </w:div>
                <w:div w:id="1024333209">
                  <w:marLeft w:val="0"/>
                  <w:marRight w:val="0"/>
                  <w:marTop w:val="0"/>
                  <w:marBottom w:val="0"/>
                  <w:divBdr>
                    <w:top w:val="none" w:sz="0" w:space="0" w:color="auto"/>
                    <w:left w:val="none" w:sz="0" w:space="0" w:color="auto"/>
                    <w:bottom w:val="none" w:sz="0" w:space="0" w:color="auto"/>
                    <w:right w:val="none" w:sz="0" w:space="0" w:color="auto"/>
                  </w:divBdr>
                  <w:divsChild>
                    <w:div w:id="644285188">
                      <w:marLeft w:val="0"/>
                      <w:marRight w:val="0"/>
                      <w:marTop w:val="0"/>
                      <w:marBottom w:val="0"/>
                      <w:divBdr>
                        <w:top w:val="none" w:sz="0" w:space="0" w:color="auto"/>
                        <w:left w:val="none" w:sz="0" w:space="0" w:color="auto"/>
                        <w:bottom w:val="none" w:sz="0" w:space="0" w:color="auto"/>
                        <w:right w:val="none" w:sz="0" w:space="0" w:color="auto"/>
                      </w:divBdr>
                    </w:div>
                  </w:divsChild>
                </w:div>
                <w:div w:id="1057359066">
                  <w:marLeft w:val="0"/>
                  <w:marRight w:val="0"/>
                  <w:marTop w:val="0"/>
                  <w:marBottom w:val="0"/>
                  <w:divBdr>
                    <w:top w:val="none" w:sz="0" w:space="0" w:color="auto"/>
                    <w:left w:val="none" w:sz="0" w:space="0" w:color="auto"/>
                    <w:bottom w:val="none" w:sz="0" w:space="0" w:color="auto"/>
                    <w:right w:val="none" w:sz="0" w:space="0" w:color="auto"/>
                  </w:divBdr>
                  <w:divsChild>
                    <w:div w:id="1277256702">
                      <w:marLeft w:val="0"/>
                      <w:marRight w:val="0"/>
                      <w:marTop w:val="0"/>
                      <w:marBottom w:val="0"/>
                      <w:divBdr>
                        <w:top w:val="none" w:sz="0" w:space="0" w:color="auto"/>
                        <w:left w:val="none" w:sz="0" w:space="0" w:color="auto"/>
                        <w:bottom w:val="none" w:sz="0" w:space="0" w:color="auto"/>
                        <w:right w:val="none" w:sz="0" w:space="0" w:color="auto"/>
                      </w:divBdr>
                    </w:div>
                  </w:divsChild>
                </w:div>
                <w:div w:id="1076979610">
                  <w:marLeft w:val="0"/>
                  <w:marRight w:val="0"/>
                  <w:marTop w:val="0"/>
                  <w:marBottom w:val="0"/>
                  <w:divBdr>
                    <w:top w:val="none" w:sz="0" w:space="0" w:color="auto"/>
                    <w:left w:val="none" w:sz="0" w:space="0" w:color="auto"/>
                    <w:bottom w:val="none" w:sz="0" w:space="0" w:color="auto"/>
                    <w:right w:val="none" w:sz="0" w:space="0" w:color="auto"/>
                  </w:divBdr>
                  <w:divsChild>
                    <w:div w:id="559945918">
                      <w:marLeft w:val="0"/>
                      <w:marRight w:val="0"/>
                      <w:marTop w:val="0"/>
                      <w:marBottom w:val="0"/>
                      <w:divBdr>
                        <w:top w:val="none" w:sz="0" w:space="0" w:color="auto"/>
                        <w:left w:val="none" w:sz="0" w:space="0" w:color="auto"/>
                        <w:bottom w:val="none" w:sz="0" w:space="0" w:color="auto"/>
                        <w:right w:val="none" w:sz="0" w:space="0" w:color="auto"/>
                      </w:divBdr>
                    </w:div>
                  </w:divsChild>
                </w:div>
                <w:div w:id="1130592544">
                  <w:marLeft w:val="0"/>
                  <w:marRight w:val="0"/>
                  <w:marTop w:val="0"/>
                  <w:marBottom w:val="0"/>
                  <w:divBdr>
                    <w:top w:val="none" w:sz="0" w:space="0" w:color="auto"/>
                    <w:left w:val="none" w:sz="0" w:space="0" w:color="auto"/>
                    <w:bottom w:val="none" w:sz="0" w:space="0" w:color="auto"/>
                    <w:right w:val="none" w:sz="0" w:space="0" w:color="auto"/>
                  </w:divBdr>
                  <w:divsChild>
                    <w:div w:id="1645038175">
                      <w:marLeft w:val="0"/>
                      <w:marRight w:val="0"/>
                      <w:marTop w:val="0"/>
                      <w:marBottom w:val="0"/>
                      <w:divBdr>
                        <w:top w:val="none" w:sz="0" w:space="0" w:color="auto"/>
                        <w:left w:val="none" w:sz="0" w:space="0" w:color="auto"/>
                        <w:bottom w:val="none" w:sz="0" w:space="0" w:color="auto"/>
                        <w:right w:val="none" w:sz="0" w:space="0" w:color="auto"/>
                      </w:divBdr>
                    </w:div>
                  </w:divsChild>
                </w:div>
                <w:div w:id="1132559305">
                  <w:marLeft w:val="0"/>
                  <w:marRight w:val="0"/>
                  <w:marTop w:val="0"/>
                  <w:marBottom w:val="0"/>
                  <w:divBdr>
                    <w:top w:val="none" w:sz="0" w:space="0" w:color="auto"/>
                    <w:left w:val="none" w:sz="0" w:space="0" w:color="auto"/>
                    <w:bottom w:val="none" w:sz="0" w:space="0" w:color="auto"/>
                    <w:right w:val="none" w:sz="0" w:space="0" w:color="auto"/>
                  </w:divBdr>
                  <w:divsChild>
                    <w:div w:id="1104689668">
                      <w:marLeft w:val="0"/>
                      <w:marRight w:val="0"/>
                      <w:marTop w:val="0"/>
                      <w:marBottom w:val="0"/>
                      <w:divBdr>
                        <w:top w:val="none" w:sz="0" w:space="0" w:color="auto"/>
                        <w:left w:val="none" w:sz="0" w:space="0" w:color="auto"/>
                        <w:bottom w:val="none" w:sz="0" w:space="0" w:color="auto"/>
                        <w:right w:val="none" w:sz="0" w:space="0" w:color="auto"/>
                      </w:divBdr>
                    </w:div>
                  </w:divsChild>
                </w:div>
                <w:div w:id="1143356044">
                  <w:marLeft w:val="0"/>
                  <w:marRight w:val="0"/>
                  <w:marTop w:val="0"/>
                  <w:marBottom w:val="0"/>
                  <w:divBdr>
                    <w:top w:val="none" w:sz="0" w:space="0" w:color="auto"/>
                    <w:left w:val="none" w:sz="0" w:space="0" w:color="auto"/>
                    <w:bottom w:val="none" w:sz="0" w:space="0" w:color="auto"/>
                    <w:right w:val="none" w:sz="0" w:space="0" w:color="auto"/>
                  </w:divBdr>
                  <w:divsChild>
                    <w:div w:id="2119058622">
                      <w:marLeft w:val="0"/>
                      <w:marRight w:val="0"/>
                      <w:marTop w:val="0"/>
                      <w:marBottom w:val="0"/>
                      <w:divBdr>
                        <w:top w:val="none" w:sz="0" w:space="0" w:color="auto"/>
                        <w:left w:val="none" w:sz="0" w:space="0" w:color="auto"/>
                        <w:bottom w:val="none" w:sz="0" w:space="0" w:color="auto"/>
                        <w:right w:val="none" w:sz="0" w:space="0" w:color="auto"/>
                      </w:divBdr>
                    </w:div>
                  </w:divsChild>
                </w:div>
                <w:div w:id="1154949241">
                  <w:marLeft w:val="0"/>
                  <w:marRight w:val="0"/>
                  <w:marTop w:val="0"/>
                  <w:marBottom w:val="0"/>
                  <w:divBdr>
                    <w:top w:val="none" w:sz="0" w:space="0" w:color="auto"/>
                    <w:left w:val="none" w:sz="0" w:space="0" w:color="auto"/>
                    <w:bottom w:val="none" w:sz="0" w:space="0" w:color="auto"/>
                    <w:right w:val="none" w:sz="0" w:space="0" w:color="auto"/>
                  </w:divBdr>
                  <w:divsChild>
                    <w:div w:id="353725276">
                      <w:marLeft w:val="0"/>
                      <w:marRight w:val="0"/>
                      <w:marTop w:val="0"/>
                      <w:marBottom w:val="0"/>
                      <w:divBdr>
                        <w:top w:val="none" w:sz="0" w:space="0" w:color="auto"/>
                        <w:left w:val="none" w:sz="0" w:space="0" w:color="auto"/>
                        <w:bottom w:val="none" w:sz="0" w:space="0" w:color="auto"/>
                        <w:right w:val="none" w:sz="0" w:space="0" w:color="auto"/>
                      </w:divBdr>
                    </w:div>
                  </w:divsChild>
                </w:div>
                <w:div w:id="1187907984">
                  <w:marLeft w:val="0"/>
                  <w:marRight w:val="0"/>
                  <w:marTop w:val="0"/>
                  <w:marBottom w:val="0"/>
                  <w:divBdr>
                    <w:top w:val="none" w:sz="0" w:space="0" w:color="auto"/>
                    <w:left w:val="none" w:sz="0" w:space="0" w:color="auto"/>
                    <w:bottom w:val="none" w:sz="0" w:space="0" w:color="auto"/>
                    <w:right w:val="none" w:sz="0" w:space="0" w:color="auto"/>
                  </w:divBdr>
                  <w:divsChild>
                    <w:div w:id="1932930243">
                      <w:marLeft w:val="0"/>
                      <w:marRight w:val="0"/>
                      <w:marTop w:val="0"/>
                      <w:marBottom w:val="0"/>
                      <w:divBdr>
                        <w:top w:val="none" w:sz="0" w:space="0" w:color="auto"/>
                        <w:left w:val="none" w:sz="0" w:space="0" w:color="auto"/>
                        <w:bottom w:val="none" w:sz="0" w:space="0" w:color="auto"/>
                        <w:right w:val="none" w:sz="0" w:space="0" w:color="auto"/>
                      </w:divBdr>
                    </w:div>
                  </w:divsChild>
                </w:div>
                <w:div w:id="1196969426">
                  <w:marLeft w:val="0"/>
                  <w:marRight w:val="0"/>
                  <w:marTop w:val="0"/>
                  <w:marBottom w:val="0"/>
                  <w:divBdr>
                    <w:top w:val="none" w:sz="0" w:space="0" w:color="auto"/>
                    <w:left w:val="none" w:sz="0" w:space="0" w:color="auto"/>
                    <w:bottom w:val="none" w:sz="0" w:space="0" w:color="auto"/>
                    <w:right w:val="none" w:sz="0" w:space="0" w:color="auto"/>
                  </w:divBdr>
                  <w:divsChild>
                    <w:div w:id="713189195">
                      <w:marLeft w:val="0"/>
                      <w:marRight w:val="0"/>
                      <w:marTop w:val="0"/>
                      <w:marBottom w:val="0"/>
                      <w:divBdr>
                        <w:top w:val="none" w:sz="0" w:space="0" w:color="auto"/>
                        <w:left w:val="none" w:sz="0" w:space="0" w:color="auto"/>
                        <w:bottom w:val="none" w:sz="0" w:space="0" w:color="auto"/>
                        <w:right w:val="none" w:sz="0" w:space="0" w:color="auto"/>
                      </w:divBdr>
                    </w:div>
                  </w:divsChild>
                </w:div>
                <w:div w:id="1230077174">
                  <w:marLeft w:val="0"/>
                  <w:marRight w:val="0"/>
                  <w:marTop w:val="0"/>
                  <w:marBottom w:val="0"/>
                  <w:divBdr>
                    <w:top w:val="none" w:sz="0" w:space="0" w:color="auto"/>
                    <w:left w:val="none" w:sz="0" w:space="0" w:color="auto"/>
                    <w:bottom w:val="none" w:sz="0" w:space="0" w:color="auto"/>
                    <w:right w:val="none" w:sz="0" w:space="0" w:color="auto"/>
                  </w:divBdr>
                  <w:divsChild>
                    <w:div w:id="1942453405">
                      <w:marLeft w:val="0"/>
                      <w:marRight w:val="0"/>
                      <w:marTop w:val="0"/>
                      <w:marBottom w:val="0"/>
                      <w:divBdr>
                        <w:top w:val="none" w:sz="0" w:space="0" w:color="auto"/>
                        <w:left w:val="none" w:sz="0" w:space="0" w:color="auto"/>
                        <w:bottom w:val="none" w:sz="0" w:space="0" w:color="auto"/>
                        <w:right w:val="none" w:sz="0" w:space="0" w:color="auto"/>
                      </w:divBdr>
                    </w:div>
                  </w:divsChild>
                </w:div>
                <w:div w:id="1256476390">
                  <w:marLeft w:val="0"/>
                  <w:marRight w:val="0"/>
                  <w:marTop w:val="0"/>
                  <w:marBottom w:val="0"/>
                  <w:divBdr>
                    <w:top w:val="none" w:sz="0" w:space="0" w:color="auto"/>
                    <w:left w:val="none" w:sz="0" w:space="0" w:color="auto"/>
                    <w:bottom w:val="none" w:sz="0" w:space="0" w:color="auto"/>
                    <w:right w:val="none" w:sz="0" w:space="0" w:color="auto"/>
                  </w:divBdr>
                  <w:divsChild>
                    <w:div w:id="948271995">
                      <w:marLeft w:val="0"/>
                      <w:marRight w:val="0"/>
                      <w:marTop w:val="0"/>
                      <w:marBottom w:val="0"/>
                      <w:divBdr>
                        <w:top w:val="none" w:sz="0" w:space="0" w:color="auto"/>
                        <w:left w:val="none" w:sz="0" w:space="0" w:color="auto"/>
                        <w:bottom w:val="none" w:sz="0" w:space="0" w:color="auto"/>
                        <w:right w:val="none" w:sz="0" w:space="0" w:color="auto"/>
                      </w:divBdr>
                    </w:div>
                  </w:divsChild>
                </w:div>
                <w:div w:id="1271936985">
                  <w:marLeft w:val="0"/>
                  <w:marRight w:val="0"/>
                  <w:marTop w:val="0"/>
                  <w:marBottom w:val="0"/>
                  <w:divBdr>
                    <w:top w:val="none" w:sz="0" w:space="0" w:color="auto"/>
                    <w:left w:val="none" w:sz="0" w:space="0" w:color="auto"/>
                    <w:bottom w:val="none" w:sz="0" w:space="0" w:color="auto"/>
                    <w:right w:val="none" w:sz="0" w:space="0" w:color="auto"/>
                  </w:divBdr>
                  <w:divsChild>
                    <w:div w:id="1893929093">
                      <w:marLeft w:val="0"/>
                      <w:marRight w:val="0"/>
                      <w:marTop w:val="0"/>
                      <w:marBottom w:val="0"/>
                      <w:divBdr>
                        <w:top w:val="none" w:sz="0" w:space="0" w:color="auto"/>
                        <w:left w:val="none" w:sz="0" w:space="0" w:color="auto"/>
                        <w:bottom w:val="none" w:sz="0" w:space="0" w:color="auto"/>
                        <w:right w:val="none" w:sz="0" w:space="0" w:color="auto"/>
                      </w:divBdr>
                    </w:div>
                  </w:divsChild>
                </w:div>
                <w:div w:id="1295720550">
                  <w:marLeft w:val="0"/>
                  <w:marRight w:val="0"/>
                  <w:marTop w:val="0"/>
                  <w:marBottom w:val="0"/>
                  <w:divBdr>
                    <w:top w:val="none" w:sz="0" w:space="0" w:color="auto"/>
                    <w:left w:val="none" w:sz="0" w:space="0" w:color="auto"/>
                    <w:bottom w:val="none" w:sz="0" w:space="0" w:color="auto"/>
                    <w:right w:val="none" w:sz="0" w:space="0" w:color="auto"/>
                  </w:divBdr>
                  <w:divsChild>
                    <w:div w:id="1203637935">
                      <w:marLeft w:val="0"/>
                      <w:marRight w:val="0"/>
                      <w:marTop w:val="0"/>
                      <w:marBottom w:val="0"/>
                      <w:divBdr>
                        <w:top w:val="none" w:sz="0" w:space="0" w:color="auto"/>
                        <w:left w:val="none" w:sz="0" w:space="0" w:color="auto"/>
                        <w:bottom w:val="none" w:sz="0" w:space="0" w:color="auto"/>
                        <w:right w:val="none" w:sz="0" w:space="0" w:color="auto"/>
                      </w:divBdr>
                    </w:div>
                  </w:divsChild>
                </w:div>
                <w:div w:id="1322657300">
                  <w:marLeft w:val="0"/>
                  <w:marRight w:val="0"/>
                  <w:marTop w:val="0"/>
                  <w:marBottom w:val="0"/>
                  <w:divBdr>
                    <w:top w:val="none" w:sz="0" w:space="0" w:color="auto"/>
                    <w:left w:val="none" w:sz="0" w:space="0" w:color="auto"/>
                    <w:bottom w:val="none" w:sz="0" w:space="0" w:color="auto"/>
                    <w:right w:val="none" w:sz="0" w:space="0" w:color="auto"/>
                  </w:divBdr>
                  <w:divsChild>
                    <w:div w:id="980116829">
                      <w:marLeft w:val="0"/>
                      <w:marRight w:val="0"/>
                      <w:marTop w:val="0"/>
                      <w:marBottom w:val="0"/>
                      <w:divBdr>
                        <w:top w:val="none" w:sz="0" w:space="0" w:color="auto"/>
                        <w:left w:val="none" w:sz="0" w:space="0" w:color="auto"/>
                        <w:bottom w:val="none" w:sz="0" w:space="0" w:color="auto"/>
                        <w:right w:val="none" w:sz="0" w:space="0" w:color="auto"/>
                      </w:divBdr>
                    </w:div>
                  </w:divsChild>
                </w:div>
                <w:div w:id="1340891507">
                  <w:marLeft w:val="0"/>
                  <w:marRight w:val="0"/>
                  <w:marTop w:val="0"/>
                  <w:marBottom w:val="0"/>
                  <w:divBdr>
                    <w:top w:val="none" w:sz="0" w:space="0" w:color="auto"/>
                    <w:left w:val="none" w:sz="0" w:space="0" w:color="auto"/>
                    <w:bottom w:val="none" w:sz="0" w:space="0" w:color="auto"/>
                    <w:right w:val="none" w:sz="0" w:space="0" w:color="auto"/>
                  </w:divBdr>
                  <w:divsChild>
                    <w:div w:id="1381897897">
                      <w:marLeft w:val="0"/>
                      <w:marRight w:val="0"/>
                      <w:marTop w:val="0"/>
                      <w:marBottom w:val="0"/>
                      <w:divBdr>
                        <w:top w:val="none" w:sz="0" w:space="0" w:color="auto"/>
                        <w:left w:val="none" w:sz="0" w:space="0" w:color="auto"/>
                        <w:bottom w:val="none" w:sz="0" w:space="0" w:color="auto"/>
                        <w:right w:val="none" w:sz="0" w:space="0" w:color="auto"/>
                      </w:divBdr>
                    </w:div>
                  </w:divsChild>
                </w:div>
                <w:div w:id="1389720625">
                  <w:marLeft w:val="0"/>
                  <w:marRight w:val="0"/>
                  <w:marTop w:val="0"/>
                  <w:marBottom w:val="0"/>
                  <w:divBdr>
                    <w:top w:val="none" w:sz="0" w:space="0" w:color="auto"/>
                    <w:left w:val="none" w:sz="0" w:space="0" w:color="auto"/>
                    <w:bottom w:val="none" w:sz="0" w:space="0" w:color="auto"/>
                    <w:right w:val="none" w:sz="0" w:space="0" w:color="auto"/>
                  </w:divBdr>
                  <w:divsChild>
                    <w:div w:id="1874419591">
                      <w:marLeft w:val="0"/>
                      <w:marRight w:val="0"/>
                      <w:marTop w:val="0"/>
                      <w:marBottom w:val="0"/>
                      <w:divBdr>
                        <w:top w:val="none" w:sz="0" w:space="0" w:color="auto"/>
                        <w:left w:val="none" w:sz="0" w:space="0" w:color="auto"/>
                        <w:bottom w:val="none" w:sz="0" w:space="0" w:color="auto"/>
                        <w:right w:val="none" w:sz="0" w:space="0" w:color="auto"/>
                      </w:divBdr>
                    </w:div>
                  </w:divsChild>
                </w:div>
                <w:div w:id="1390767729">
                  <w:marLeft w:val="0"/>
                  <w:marRight w:val="0"/>
                  <w:marTop w:val="0"/>
                  <w:marBottom w:val="0"/>
                  <w:divBdr>
                    <w:top w:val="none" w:sz="0" w:space="0" w:color="auto"/>
                    <w:left w:val="none" w:sz="0" w:space="0" w:color="auto"/>
                    <w:bottom w:val="none" w:sz="0" w:space="0" w:color="auto"/>
                    <w:right w:val="none" w:sz="0" w:space="0" w:color="auto"/>
                  </w:divBdr>
                  <w:divsChild>
                    <w:div w:id="1319573421">
                      <w:marLeft w:val="0"/>
                      <w:marRight w:val="0"/>
                      <w:marTop w:val="0"/>
                      <w:marBottom w:val="0"/>
                      <w:divBdr>
                        <w:top w:val="none" w:sz="0" w:space="0" w:color="auto"/>
                        <w:left w:val="none" w:sz="0" w:space="0" w:color="auto"/>
                        <w:bottom w:val="none" w:sz="0" w:space="0" w:color="auto"/>
                        <w:right w:val="none" w:sz="0" w:space="0" w:color="auto"/>
                      </w:divBdr>
                    </w:div>
                  </w:divsChild>
                </w:div>
                <w:div w:id="1411078139">
                  <w:marLeft w:val="0"/>
                  <w:marRight w:val="0"/>
                  <w:marTop w:val="0"/>
                  <w:marBottom w:val="0"/>
                  <w:divBdr>
                    <w:top w:val="none" w:sz="0" w:space="0" w:color="auto"/>
                    <w:left w:val="none" w:sz="0" w:space="0" w:color="auto"/>
                    <w:bottom w:val="none" w:sz="0" w:space="0" w:color="auto"/>
                    <w:right w:val="none" w:sz="0" w:space="0" w:color="auto"/>
                  </w:divBdr>
                  <w:divsChild>
                    <w:div w:id="1953585384">
                      <w:marLeft w:val="0"/>
                      <w:marRight w:val="0"/>
                      <w:marTop w:val="0"/>
                      <w:marBottom w:val="0"/>
                      <w:divBdr>
                        <w:top w:val="none" w:sz="0" w:space="0" w:color="auto"/>
                        <w:left w:val="none" w:sz="0" w:space="0" w:color="auto"/>
                        <w:bottom w:val="none" w:sz="0" w:space="0" w:color="auto"/>
                        <w:right w:val="none" w:sz="0" w:space="0" w:color="auto"/>
                      </w:divBdr>
                    </w:div>
                  </w:divsChild>
                </w:div>
                <w:div w:id="1456097176">
                  <w:marLeft w:val="0"/>
                  <w:marRight w:val="0"/>
                  <w:marTop w:val="0"/>
                  <w:marBottom w:val="0"/>
                  <w:divBdr>
                    <w:top w:val="none" w:sz="0" w:space="0" w:color="auto"/>
                    <w:left w:val="none" w:sz="0" w:space="0" w:color="auto"/>
                    <w:bottom w:val="none" w:sz="0" w:space="0" w:color="auto"/>
                    <w:right w:val="none" w:sz="0" w:space="0" w:color="auto"/>
                  </w:divBdr>
                  <w:divsChild>
                    <w:div w:id="495539842">
                      <w:marLeft w:val="0"/>
                      <w:marRight w:val="0"/>
                      <w:marTop w:val="0"/>
                      <w:marBottom w:val="0"/>
                      <w:divBdr>
                        <w:top w:val="none" w:sz="0" w:space="0" w:color="auto"/>
                        <w:left w:val="none" w:sz="0" w:space="0" w:color="auto"/>
                        <w:bottom w:val="none" w:sz="0" w:space="0" w:color="auto"/>
                        <w:right w:val="none" w:sz="0" w:space="0" w:color="auto"/>
                      </w:divBdr>
                    </w:div>
                  </w:divsChild>
                </w:div>
                <w:div w:id="1468207284">
                  <w:marLeft w:val="0"/>
                  <w:marRight w:val="0"/>
                  <w:marTop w:val="0"/>
                  <w:marBottom w:val="0"/>
                  <w:divBdr>
                    <w:top w:val="none" w:sz="0" w:space="0" w:color="auto"/>
                    <w:left w:val="none" w:sz="0" w:space="0" w:color="auto"/>
                    <w:bottom w:val="none" w:sz="0" w:space="0" w:color="auto"/>
                    <w:right w:val="none" w:sz="0" w:space="0" w:color="auto"/>
                  </w:divBdr>
                  <w:divsChild>
                    <w:div w:id="1215317790">
                      <w:marLeft w:val="0"/>
                      <w:marRight w:val="0"/>
                      <w:marTop w:val="0"/>
                      <w:marBottom w:val="0"/>
                      <w:divBdr>
                        <w:top w:val="none" w:sz="0" w:space="0" w:color="auto"/>
                        <w:left w:val="none" w:sz="0" w:space="0" w:color="auto"/>
                        <w:bottom w:val="none" w:sz="0" w:space="0" w:color="auto"/>
                        <w:right w:val="none" w:sz="0" w:space="0" w:color="auto"/>
                      </w:divBdr>
                    </w:div>
                  </w:divsChild>
                </w:div>
                <w:div w:id="1470130452">
                  <w:marLeft w:val="0"/>
                  <w:marRight w:val="0"/>
                  <w:marTop w:val="0"/>
                  <w:marBottom w:val="0"/>
                  <w:divBdr>
                    <w:top w:val="none" w:sz="0" w:space="0" w:color="auto"/>
                    <w:left w:val="none" w:sz="0" w:space="0" w:color="auto"/>
                    <w:bottom w:val="none" w:sz="0" w:space="0" w:color="auto"/>
                    <w:right w:val="none" w:sz="0" w:space="0" w:color="auto"/>
                  </w:divBdr>
                  <w:divsChild>
                    <w:div w:id="1266380463">
                      <w:marLeft w:val="0"/>
                      <w:marRight w:val="0"/>
                      <w:marTop w:val="0"/>
                      <w:marBottom w:val="0"/>
                      <w:divBdr>
                        <w:top w:val="none" w:sz="0" w:space="0" w:color="auto"/>
                        <w:left w:val="none" w:sz="0" w:space="0" w:color="auto"/>
                        <w:bottom w:val="none" w:sz="0" w:space="0" w:color="auto"/>
                        <w:right w:val="none" w:sz="0" w:space="0" w:color="auto"/>
                      </w:divBdr>
                    </w:div>
                  </w:divsChild>
                </w:div>
                <w:div w:id="1502963857">
                  <w:marLeft w:val="0"/>
                  <w:marRight w:val="0"/>
                  <w:marTop w:val="0"/>
                  <w:marBottom w:val="0"/>
                  <w:divBdr>
                    <w:top w:val="none" w:sz="0" w:space="0" w:color="auto"/>
                    <w:left w:val="none" w:sz="0" w:space="0" w:color="auto"/>
                    <w:bottom w:val="none" w:sz="0" w:space="0" w:color="auto"/>
                    <w:right w:val="none" w:sz="0" w:space="0" w:color="auto"/>
                  </w:divBdr>
                  <w:divsChild>
                    <w:div w:id="1340549449">
                      <w:marLeft w:val="0"/>
                      <w:marRight w:val="0"/>
                      <w:marTop w:val="0"/>
                      <w:marBottom w:val="0"/>
                      <w:divBdr>
                        <w:top w:val="none" w:sz="0" w:space="0" w:color="auto"/>
                        <w:left w:val="none" w:sz="0" w:space="0" w:color="auto"/>
                        <w:bottom w:val="none" w:sz="0" w:space="0" w:color="auto"/>
                        <w:right w:val="none" w:sz="0" w:space="0" w:color="auto"/>
                      </w:divBdr>
                    </w:div>
                  </w:divsChild>
                </w:div>
                <w:div w:id="1525440393">
                  <w:marLeft w:val="0"/>
                  <w:marRight w:val="0"/>
                  <w:marTop w:val="0"/>
                  <w:marBottom w:val="0"/>
                  <w:divBdr>
                    <w:top w:val="none" w:sz="0" w:space="0" w:color="auto"/>
                    <w:left w:val="none" w:sz="0" w:space="0" w:color="auto"/>
                    <w:bottom w:val="none" w:sz="0" w:space="0" w:color="auto"/>
                    <w:right w:val="none" w:sz="0" w:space="0" w:color="auto"/>
                  </w:divBdr>
                  <w:divsChild>
                    <w:div w:id="1153371106">
                      <w:marLeft w:val="0"/>
                      <w:marRight w:val="0"/>
                      <w:marTop w:val="0"/>
                      <w:marBottom w:val="0"/>
                      <w:divBdr>
                        <w:top w:val="none" w:sz="0" w:space="0" w:color="auto"/>
                        <w:left w:val="none" w:sz="0" w:space="0" w:color="auto"/>
                        <w:bottom w:val="none" w:sz="0" w:space="0" w:color="auto"/>
                        <w:right w:val="none" w:sz="0" w:space="0" w:color="auto"/>
                      </w:divBdr>
                    </w:div>
                  </w:divsChild>
                </w:div>
                <w:div w:id="1664702257">
                  <w:marLeft w:val="0"/>
                  <w:marRight w:val="0"/>
                  <w:marTop w:val="0"/>
                  <w:marBottom w:val="0"/>
                  <w:divBdr>
                    <w:top w:val="none" w:sz="0" w:space="0" w:color="auto"/>
                    <w:left w:val="none" w:sz="0" w:space="0" w:color="auto"/>
                    <w:bottom w:val="none" w:sz="0" w:space="0" w:color="auto"/>
                    <w:right w:val="none" w:sz="0" w:space="0" w:color="auto"/>
                  </w:divBdr>
                  <w:divsChild>
                    <w:div w:id="308024421">
                      <w:marLeft w:val="0"/>
                      <w:marRight w:val="0"/>
                      <w:marTop w:val="0"/>
                      <w:marBottom w:val="0"/>
                      <w:divBdr>
                        <w:top w:val="none" w:sz="0" w:space="0" w:color="auto"/>
                        <w:left w:val="none" w:sz="0" w:space="0" w:color="auto"/>
                        <w:bottom w:val="none" w:sz="0" w:space="0" w:color="auto"/>
                        <w:right w:val="none" w:sz="0" w:space="0" w:color="auto"/>
                      </w:divBdr>
                    </w:div>
                  </w:divsChild>
                </w:div>
                <w:div w:id="1749494126">
                  <w:marLeft w:val="0"/>
                  <w:marRight w:val="0"/>
                  <w:marTop w:val="0"/>
                  <w:marBottom w:val="0"/>
                  <w:divBdr>
                    <w:top w:val="none" w:sz="0" w:space="0" w:color="auto"/>
                    <w:left w:val="none" w:sz="0" w:space="0" w:color="auto"/>
                    <w:bottom w:val="none" w:sz="0" w:space="0" w:color="auto"/>
                    <w:right w:val="none" w:sz="0" w:space="0" w:color="auto"/>
                  </w:divBdr>
                  <w:divsChild>
                    <w:div w:id="1796094652">
                      <w:marLeft w:val="0"/>
                      <w:marRight w:val="0"/>
                      <w:marTop w:val="0"/>
                      <w:marBottom w:val="0"/>
                      <w:divBdr>
                        <w:top w:val="none" w:sz="0" w:space="0" w:color="auto"/>
                        <w:left w:val="none" w:sz="0" w:space="0" w:color="auto"/>
                        <w:bottom w:val="none" w:sz="0" w:space="0" w:color="auto"/>
                        <w:right w:val="none" w:sz="0" w:space="0" w:color="auto"/>
                      </w:divBdr>
                    </w:div>
                  </w:divsChild>
                </w:div>
                <w:div w:id="1829789271">
                  <w:marLeft w:val="0"/>
                  <w:marRight w:val="0"/>
                  <w:marTop w:val="0"/>
                  <w:marBottom w:val="0"/>
                  <w:divBdr>
                    <w:top w:val="none" w:sz="0" w:space="0" w:color="auto"/>
                    <w:left w:val="none" w:sz="0" w:space="0" w:color="auto"/>
                    <w:bottom w:val="none" w:sz="0" w:space="0" w:color="auto"/>
                    <w:right w:val="none" w:sz="0" w:space="0" w:color="auto"/>
                  </w:divBdr>
                  <w:divsChild>
                    <w:div w:id="1685671591">
                      <w:marLeft w:val="0"/>
                      <w:marRight w:val="0"/>
                      <w:marTop w:val="0"/>
                      <w:marBottom w:val="0"/>
                      <w:divBdr>
                        <w:top w:val="none" w:sz="0" w:space="0" w:color="auto"/>
                        <w:left w:val="none" w:sz="0" w:space="0" w:color="auto"/>
                        <w:bottom w:val="none" w:sz="0" w:space="0" w:color="auto"/>
                        <w:right w:val="none" w:sz="0" w:space="0" w:color="auto"/>
                      </w:divBdr>
                    </w:div>
                  </w:divsChild>
                </w:div>
                <w:div w:id="1830511330">
                  <w:marLeft w:val="0"/>
                  <w:marRight w:val="0"/>
                  <w:marTop w:val="0"/>
                  <w:marBottom w:val="0"/>
                  <w:divBdr>
                    <w:top w:val="none" w:sz="0" w:space="0" w:color="auto"/>
                    <w:left w:val="none" w:sz="0" w:space="0" w:color="auto"/>
                    <w:bottom w:val="none" w:sz="0" w:space="0" w:color="auto"/>
                    <w:right w:val="none" w:sz="0" w:space="0" w:color="auto"/>
                  </w:divBdr>
                  <w:divsChild>
                    <w:div w:id="859929621">
                      <w:marLeft w:val="0"/>
                      <w:marRight w:val="0"/>
                      <w:marTop w:val="0"/>
                      <w:marBottom w:val="0"/>
                      <w:divBdr>
                        <w:top w:val="none" w:sz="0" w:space="0" w:color="auto"/>
                        <w:left w:val="none" w:sz="0" w:space="0" w:color="auto"/>
                        <w:bottom w:val="none" w:sz="0" w:space="0" w:color="auto"/>
                        <w:right w:val="none" w:sz="0" w:space="0" w:color="auto"/>
                      </w:divBdr>
                    </w:div>
                  </w:divsChild>
                </w:div>
                <w:div w:id="1893424644">
                  <w:marLeft w:val="0"/>
                  <w:marRight w:val="0"/>
                  <w:marTop w:val="0"/>
                  <w:marBottom w:val="0"/>
                  <w:divBdr>
                    <w:top w:val="none" w:sz="0" w:space="0" w:color="auto"/>
                    <w:left w:val="none" w:sz="0" w:space="0" w:color="auto"/>
                    <w:bottom w:val="none" w:sz="0" w:space="0" w:color="auto"/>
                    <w:right w:val="none" w:sz="0" w:space="0" w:color="auto"/>
                  </w:divBdr>
                  <w:divsChild>
                    <w:div w:id="1504516998">
                      <w:marLeft w:val="0"/>
                      <w:marRight w:val="0"/>
                      <w:marTop w:val="0"/>
                      <w:marBottom w:val="0"/>
                      <w:divBdr>
                        <w:top w:val="none" w:sz="0" w:space="0" w:color="auto"/>
                        <w:left w:val="none" w:sz="0" w:space="0" w:color="auto"/>
                        <w:bottom w:val="none" w:sz="0" w:space="0" w:color="auto"/>
                        <w:right w:val="none" w:sz="0" w:space="0" w:color="auto"/>
                      </w:divBdr>
                    </w:div>
                  </w:divsChild>
                </w:div>
                <w:div w:id="1898006148">
                  <w:marLeft w:val="0"/>
                  <w:marRight w:val="0"/>
                  <w:marTop w:val="0"/>
                  <w:marBottom w:val="0"/>
                  <w:divBdr>
                    <w:top w:val="none" w:sz="0" w:space="0" w:color="auto"/>
                    <w:left w:val="none" w:sz="0" w:space="0" w:color="auto"/>
                    <w:bottom w:val="none" w:sz="0" w:space="0" w:color="auto"/>
                    <w:right w:val="none" w:sz="0" w:space="0" w:color="auto"/>
                  </w:divBdr>
                  <w:divsChild>
                    <w:div w:id="487400407">
                      <w:marLeft w:val="0"/>
                      <w:marRight w:val="0"/>
                      <w:marTop w:val="0"/>
                      <w:marBottom w:val="0"/>
                      <w:divBdr>
                        <w:top w:val="none" w:sz="0" w:space="0" w:color="auto"/>
                        <w:left w:val="none" w:sz="0" w:space="0" w:color="auto"/>
                        <w:bottom w:val="none" w:sz="0" w:space="0" w:color="auto"/>
                        <w:right w:val="none" w:sz="0" w:space="0" w:color="auto"/>
                      </w:divBdr>
                    </w:div>
                  </w:divsChild>
                </w:div>
                <w:div w:id="1964845689">
                  <w:marLeft w:val="0"/>
                  <w:marRight w:val="0"/>
                  <w:marTop w:val="0"/>
                  <w:marBottom w:val="0"/>
                  <w:divBdr>
                    <w:top w:val="none" w:sz="0" w:space="0" w:color="auto"/>
                    <w:left w:val="none" w:sz="0" w:space="0" w:color="auto"/>
                    <w:bottom w:val="none" w:sz="0" w:space="0" w:color="auto"/>
                    <w:right w:val="none" w:sz="0" w:space="0" w:color="auto"/>
                  </w:divBdr>
                  <w:divsChild>
                    <w:div w:id="1141118854">
                      <w:marLeft w:val="0"/>
                      <w:marRight w:val="0"/>
                      <w:marTop w:val="0"/>
                      <w:marBottom w:val="0"/>
                      <w:divBdr>
                        <w:top w:val="none" w:sz="0" w:space="0" w:color="auto"/>
                        <w:left w:val="none" w:sz="0" w:space="0" w:color="auto"/>
                        <w:bottom w:val="none" w:sz="0" w:space="0" w:color="auto"/>
                        <w:right w:val="none" w:sz="0" w:space="0" w:color="auto"/>
                      </w:divBdr>
                    </w:div>
                  </w:divsChild>
                </w:div>
                <w:div w:id="2061705094">
                  <w:marLeft w:val="0"/>
                  <w:marRight w:val="0"/>
                  <w:marTop w:val="0"/>
                  <w:marBottom w:val="0"/>
                  <w:divBdr>
                    <w:top w:val="none" w:sz="0" w:space="0" w:color="auto"/>
                    <w:left w:val="none" w:sz="0" w:space="0" w:color="auto"/>
                    <w:bottom w:val="none" w:sz="0" w:space="0" w:color="auto"/>
                    <w:right w:val="none" w:sz="0" w:space="0" w:color="auto"/>
                  </w:divBdr>
                  <w:divsChild>
                    <w:div w:id="1770926857">
                      <w:marLeft w:val="0"/>
                      <w:marRight w:val="0"/>
                      <w:marTop w:val="0"/>
                      <w:marBottom w:val="0"/>
                      <w:divBdr>
                        <w:top w:val="none" w:sz="0" w:space="0" w:color="auto"/>
                        <w:left w:val="none" w:sz="0" w:space="0" w:color="auto"/>
                        <w:bottom w:val="none" w:sz="0" w:space="0" w:color="auto"/>
                        <w:right w:val="none" w:sz="0" w:space="0" w:color="auto"/>
                      </w:divBdr>
                    </w:div>
                  </w:divsChild>
                </w:div>
                <w:div w:id="2081559041">
                  <w:marLeft w:val="0"/>
                  <w:marRight w:val="0"/>
                  <w:marTop w:val="0"/>
                  <w:marBottom w:val="0"/>
                  <w:divBdr>
                    <w:top w:val="none" w:sz="0" w:space="0" w:color="auto"/>
                    <w:left w:val="none" w:sz="0" w:space="0" w:color="auto"/>
                    <w:bottom w:val="none" w:sz="0" w:space="0" w:color="auto"/>
                    <w:right w:val="none" w:sz="0" w:space="0" w:color="auto"/>
                  </w:divBdr>
                  <w:divsChild>
                    <w:div w:id="1957246983">
                      <w:marLeft w:val="0"/>
                      <w:marRight w:val="0"/>
                      <w:marTop w:val="0"/>
                      <w:marBottom w:val="0"/>
                      <w:divBdr>
                        <w:top w:val="none" w:sz="0" w:space="0" w:color="auto"/>
                        <w:left w:val="none" w:sz="0" w:space="0" w:color="auto"/>
                        <w:bottom w:val="none" w:sz="0" w:space="0" w:color="auto"/>
                        <w:right w:val="none" w:sz="0" w:space="0" w:color="auto"/>
                      </w:divBdr>
                    </w:div>
                  </w:divsChild>
                </w:div>
                <w:div w:id="2089766045">
                  <w:marLeft w:val="0"/>
                  <w:marRight w:val="0"/>
                  <w:marTop w:val="0"/>
                  <w:marBottom w:val="0"/>
                  <w:divBdr>
                    <w:top w:val="none" w:sz="0" w:space="0" w:color="auto"/>
                    <w:left w:val="none" w:sz="0" w:space="0" w:color="auto"/>
                    <w:bottom w:val="none" w:sz="0" w:space="0" w:color="auto"/>
                    <w:right w:val="none" w:sz="0" w:space="0" w:color="auto"/>
                  </w:divBdr>
                  <w:divsChild>
                    <w:div w:id="16184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843176">
          <w:marLeft w:val="0"/>
          <w:marRight w:val="0"/>
          <w:marTop w:val="0"/>
          <w:marBottom w:val="0"/>
          <w:divBdr>
            <w:top w:val="none" w:sz="0" w:space="0" w:color="auto"/>
            <w:left w:val="none" w:sz="0" w:space="0" w:color="auto"/>
            <w:bottom w:val="none" w:sz="0" w:space="0" w:color="auto"/>
            <w:right w:val="none" w:sz="0" w:space="0" w:color="auto"/>
          </w:divBdr>
        </w:div>
        <w:div w:id="402876378">
          <w:marLeft w:val="0"/>
          <w:marRight w:val="0"/>
          <w:marTop w:val="0"/>
          <w:marBottom w:val="0"/>
          <w:divBdr>
            <w:top w:val="none" w:sz="0" w:space="0" w:color="auto"/>
            <w:left w:val="none" w:sz="0" w:space="0" w:color="auto"/>
            <w:bottom w:val="none" w:sz="0" w:space="0" w:color="auto"/>
            <w:right w:val="none" w:sz="0" w:space="0" w:color="auto"/>
          </w:divBdr>
        </w:div>
        <w:div w:id="437214714">
          <w:marLeft w:val="0"/>
          <w:marRight w:val="0"/>
          <w:marTop w:val="0"/>
          <w:marBottom w:val="0"/>
          <w:divBdr>
            <w:top w:val="none" w:sz="0" w:space="0" w:color="auto"/>
            <w:left w:val="none" w:sz="0" w:space="0" w:color="auto"/>
            <w:bottom w:val="none" w:sz="0" w:space="0" w:color="auto"/>
            <w:right w:val="none" w:sz="0" w:space="0" w:color="auto"/>
          </w:divBdr>
        </w:div>
        <w:div w:id="441196233">
          <w:marLeft w:val="0"/>
          <w:marRight w:val="0"/>
          <w:marTop w:val="0"/>
          <w:marBottom w:val="0"/>
          <w:divBdr>
            <w:top w:val="none" w:sz="0" w:space="0" w:color="auto"/>
            <w:left w:val="none" w:sz="0" w:space="0" w:color="auto"/>
            <w:bottom w:val="none" w:sz="0" w:space="0" w:color="auto"/>
            <w:right w:val="none" w:sz="0" w:space="0" w:color="auto"/>
          </w:divBdr>
        </w:div>
        <w:div w:id="499929890">
          <w:marLeft w:val="0"/>
          <w:marRight w:val="0"/>
          <w:marTop w:val="0"/>
          <w:marBottom w:val="0"/>
          <w:divBdr>
            <w:top w:val="none" w:sz="0" w:space="0" w:color="auto"/>
            <w:left w:val="none" w:sz="0" w:space="0" w:color="auto"/>
            <w:bottom w:val="none" w:sz="0" w:space="0" w:color="auto"/>
            <w:right w:val="none" w:sz="0" w:space="0" w:color="auto"/>
          </w:divBdr>
        </w:div>
        <w:div w:id="505438263">
          <w:marLeft w:val="0"/>
          <w:marRight w:val="0"/>
          <w:marTop w:val="0"/>
          <w:marBottom w:val="0"/>
          <w:divBdr>
            <w:top w:val="none" w:sz="0" w:space="0" w:color="auto"/>
            <w:left w:val="none" w:sz="0" w:space="0" w:color="auto"/>
            <w:bottom w:val="none" w:sz="0" w:space="0" w:color="auto"/>
            <w:right w:val="none" w:sz="0" w:space="0" w:color="auto"/>
          </w:divBdr>
        </w:div>
        <w:div w:id="518005292">
          <w:marLeft w:val="0"/>
          <w:marRight w:val="0"/>
          <w:marTop w:val="0"/>
          <w:marBottom w:val="0"/>
          <w:divBdr>
            <w:top w:val="none" w:sz="0" w:space="0" w:color="auto"/>
            <w:left w:val="none" w:sz="0" w:space="0" w:color="auto"/>
            <w:bottom w:val="none" w:sz="0" w:space="0" w:color="auto"/>
            <w:right w:val="none" w:sz="0" w:space="0" w:color="auto"/>
          </w:divBdr>
        </w:div>
        <w:div w:id="537473119">
          <w:marLeft w:val="0"/>
          <w:marRight w:val="0"/>
          <w:marTop w:val="0"/>
          <w:marBottom w:val="0"/>
          <w:divBdr>
            <w:top w:val="none" w:sz="0" w:space="0" w:color="auto"/>
            <w:left w:val="none" w:sz="0" w:space="0" w:color="auto"/>
            <w:bottom w:val="none" w:sz="0" w:space="0" w:color="auto"/>
            <w:right w:val="none" w:sz="0" w:space="0" w:color="auto"/>
          </w:divBdr>
        </w:div>
        <w:div w:id="563613247">
          <w:marLeft w:val="0"/>
          <w:marRight w:val="0"/>
          <w:marTop w:val="0"/>
          <w:marBottom w:val="0"/>
          <w:divBdr>
            <w:top w:val="none" w:sz="0" w:space="0" w:color="auto"/>
            <w:left w:val="none" w:sz="0" w:space="0" w:color="auto"/>
            <w:bottom w:val="none" w:sz="0" w:space="0" w:color="auto"/>
            <w:right w:val="none" w:sz="0" w:space="0" w:color="auto"/>
          </w:divBdr>
        </w:div>
        <w:div w:id="579563829">
          <w:marLeft w:val="0"/>
          <w:marRight w:val="0"/>
          <w:marTop w:val="0"/>
          <w:marBottom w:val="0"/>
          <w:divBdr>
            <w:top w:val="none" w:sz="0" w:space="0" w:color="auto"/>
            <w:left w:val="none" w:sz="0" w:space="0" w:color="auto"/>
            <w:bottom w:val="none" w:sz="0" w:space="0" w:color="auto"/>
            <w:right w:val="none" w:sz="0" w:space="0" w:color="auto"/>
          </w:divBdr>
        </w:div>
        <w:div w:id="592713416">
          <w:marLeft w:val="0"/>
          <w:marRight w:val="0"/>
          <w:marTop w:val="0"/>
          <w:marBottom w:val="0"/>
          <w:divBdr>
            <w:top w:val="none" w:sz="0" w:space="0" w:color="auto"/>
            <w:left w:val="none" w:sz="0" w:space="0" w:color="auto"/>
            <w:bottom w:val="none" w:sz="0" w:space="0" w:color="auto"/>
            <w:right w:val="none" w:sz="0" w:space="0" w:color="auto"/>
          </w:divBdr>
        </w:div>
        <w:div w:id="599066476">
          <w:marLeft w:val="0"/>
          <w:marRight w:val="0"/>
          <w:marTop w:val="0"/>
          <w:marBottom w:val="0"/>
          <w:divBdr>
            <w:top w:val="none" w:sz="0" w:space="0" w:color="auto"/>
            <w:left w:val="none" w:sz="0" w:space="0" w:color="auto"/>
            <w:bottom w:val="none" w:sz="0" w:space="0" w:color="auto"/>
            <w:right w:val="none" w:sz="0" w:space="0" w:color="auto"/>
          </w:divBdr>
        </w:div>
        <w:div w:id="604389308">
          <w:marLeft w:val="0"/>
          <w:marRight w:val="0"/>
          <w:marTop w:val="0"/>
          <w:marBottom w:val="0"/>
          <w:divBdr>
            <w:top w:val="none" w:sz="0" w:space="0" w:color="auto"/>
            <w:left w:val="none" w:sz="0" w:space="0" w:color="auto"/>
            <w:bottom w:val="none" w:sz="0" w:space="0" w:color="auto"/>
            <w:right w:val="none" w:sz="0" w:space="0" w:color="auto"/>
          </w:divBdr>
        </w:div>
        <w:div w:id="647902349">
          <w:marLeft w:val="0"/>
          <w:marRight w:val="0"/>
          <w:marTop w:val="0"/>
          <w:marBottom w:val="0"/>
          <w:divBdr>
            <w:top w:val="none" w:sz="0" w:space="0" w:color="auto"/>
            <w:left w:val="none" w:sz="0" w:space="0" w:color="auto"/>
            <w:bottom w:val="none" w:sz="0" w:space="0" w:color="auto"/>
            <w:right w:val="none" w:sz="0" w:space="0" w:color="auto"/>
          </w:divBdr>
        </w:div>
        <w:div w:id="710884705">
          <w:marLeft w:val="0"/>
          <w:marRight w:val="0"/>
          <w:marTop w:val="0"/>
          <w:marBottom w:val="0"/>
          <w:divBdr>
            <w:top w:val="none" w:sz="0" w:space="0" w:color="auto"/>
            <w:left w:val="none" w:sz="0" w:space="0" w:color="auto"/>
            <w:bottom w:val="none" w:sz="0" w:space="0" w:color="auto"/>
            <w:right w:val="none" w:sz="0" w:space="0" w:color="auto"/>
          </w:divBdr>
        </w:div>
        <w:div w:id="717896888">
          <w:marLeft w:val="0"/>
          <w:marRight w:val="0"/>
          <w:marTop w:val="0"/>
          <w:marBottom w:val="0"/>
          <w:divBdr>
            <w:top w:val="none" w:sz="0" w:space="0" w:color="auto"/>
            <w:left w:val="none" w:sz="0" w:space="0" w:color="auto"/>
            <w:bottom w:val="none" w:sz="0" w:space="0" w:color="auto"/>
            <w:right w:val="none" w:sz="0" w:space="0" w:color="auto"/>
          </w:divBdr>
        </w:div>
        <w:div w:id="733813927">
          <w:marLeft w:val="0"/>
          <w:marRight w:val="0"/>
          <w:marTop w:val="0"/>
          <w:marBottom w:val="0"/>
          <w:divBdr>
            <w:top w:val="none" w:sz="0" w:space="0" w:color="auto"/>
            <w:left w:val="none" w:sz="0" w:space="0" w:color="auto"/>
            <w:bottom w:val="none" w:sz="0" w:space="0" w:color="auto"/>
            <w:right w:val="none" w:sz="0" w:space="0" w:color="auto"/>
          </w:divBdr>
        </w:div>
        <w:div w:id="734281428">
          <w:marLeft w:val="0"/>
          <w:marRight w:val="0"/>
          <w:marTop w:val="0"/>
          <w:marBottom w:val="0"/>
          <w:divBdr>
            <w:top w:val="none" w:sz="0" w:space="0" w:color="auto"/>
            <w:left w:val="none" w:sz="0" w:space="0" w:color="auto"/>
            <w:bottom w:val="none" w:sz="0" w:space="0" w:color="auto"/>
            <w:right w:val="none" w:sz="0" w:space="0" w:color="auto"/>
          </w:divBdr>
        </w:div>
        <w:div w:id="805048919">
          <w:marLeft w:val="0"/>
          <w:marRight w:val="0"/>
          <w:marTop w:val="0"/>
          <w:marBottom w:val="0"/>
          <w:divBdr>
            <w:top w:val="none" w:sz="0" w:space="0" w:color="auto"/>
            <w:left w:val="none" w:sz="0" w:space="0" w:color="auto"/>
            <w:bottom w:val="none" w:sz="0" w:space="0" w:color="auto"/>
            <w:right w:val="none" w:sz="0" w:space="0" w:color="auto"/>
          </w:divBdr>
        </w:div>
        <w:div w:id="838548078">
          <w:marLeft w:val="0"/>
          <w:marRight w:val="0"/>
          <w:marTop w:val="0"/>
          <w:marBottom w:val="0"/>
          <w:divBdr>
            <w:top w:val="none" w:sz="0" w:space="0" w:color="auto"/>
            <w:left w:val="none" w:sz="0" w:space="0" w:color="auto"/>
            <w:bottom w:val="none" w:sz="0" w:space="0" w:color="auto"/>
            <w:right w:val="none" w:sz="0" w:space="0" w:color="auto"/>
          </w:divBdr>
        </w:div>
        <w:div w:id="892501591">
          <w:marLeft w:val="0"/>
          <w:marRight w:val="0"/>
          <w:marTop w:val="0"/>
          <w:marBottom w:val="0"/>
          <w:divBdr>
            <w:top w:val="none" w:sz="0" w:space="0" w:color="auto"/>
            <w:left w:val="none" w:sz="0" w:space="0" w:color="auto"/>
            <w:bottom w:val="none" w:sz="0" w:space="0" w:color="auto"/>
            <w:right w:val="none" w:sz="0" w:space="0" w:color="auto"/>
          </w:divBdr>
        </w:div>
        <w:div w:id="926574993">
          <w:marLeft w:val="0"/>
          <w:marRight w:val="0"/>
          <w:marTop w:val="0"/>
          <w:marBottom w:val="0"/>
          <w:divBdr>
            <w:top w:val="none" w:sz="0" w:space="0" w:color="auto"/>
            <w:left w:val="none" w:sz="0" w:space="0" w:color="auto"/>
            <w:bottom w:val="none" w:sz="0" w:space="0" w:color="auto"/>
            <w:right w:val="none" w:sz="0" w:space="0" w:color="auto"/>
          </w:divBdr>
        </w:div>
        <w:div w:id="1008097379">
          <w:marLeft w:val="0"/>
          <w:marRight w:val="0"/>
          <w:marTop w:val="0"/>
          <w:marBottom w:val="0"/>
          <w:divBdr>
            <w:top w:val="none" w:sz="0" w:space="0" w:color="auto"/>
            <w:left w:val="none" w:sz="0" w:space="0" w:color="auto"/>
            <w:bottom w:val="none" w:sz="0" w:space="0" w:color="auto"/>
            <w:right w:val="none" w:sz="0" w:space="0" w:color="auto"/>
          </w:divBdr>
        </w:div>
        <w:div w:id="1045986999">
          <w:marLeft w:val="0"/>
          <w:marRight w:val="0"/>
          <w:marTop w:val="0"/>
          <w:marBottom w:val="0"/>
          <w:divBdr>
            <w:top w:val="none" w:sz="0" w:space="0" w:color="auto"/>
            <w:left w:val="none" w:sz="0" w:space="0" w:color="auto"/>
            <w:bottom w:val="none" w:sz="0" w:space="0" w:color="auto"/>
            <w:right w:val="none" w:sz="0" w:space="0" w:color="auto"/>
          </w:divBdr>
        </w:div>
        <w:div w:id="1061296811">
          <w:marLeft w:val="0"/>
          <w:marRight w:val="0"/>
          <w:marTop w:val="0"/>
          <w:marBottom w:val="0"/>
          <w:divBdr>
            <w:top w:val="none" w:sz="0" w:space="0" w:color="auto"/>
            <w:left w:val="none" w:sz="0" w:space="0" w:color="auto"/>
            <w:bottom w:val="none" w:sz="0" w:space="0" w:color="auto"/>
            <w:right w:val="none" w:sz="0" w:space="0" w:color="auto"/>
          </w:divBdr>
        </w:div>
        <w:div w:id="1061945927">
          <w:marLeft w:val="0"/>
          <w:marRight w:val="0"/>
          <w:marTop w:val="0"/>
          <w:marBottom w:val="0"/>
          <w:divBdr>
            <w:top w:val="none" w:sz="0" w:space="0" w:color="auto"/>
            <w:left w:val="none" w:sz="0" w:space="0" w:color="auto"/>
            <w:bottom w:val="none" w:sz="0" w:space="0" w:color="auto"/>
            <w:right w:val="none" w:sz="0" w:space="0" w:color="auto"/>
          </w:divBdr>
        </w:div>
        <w:div w:id="1067529567">
          <w:marLeft w:val="0"/>
          <w:marRight w:val="0"/>
          <w:marTop w:val="0"/>
          <w:marBottom w:val="0"/>
          <w:divBdr>
            <w:top w:val="none" w:sz="0" w:space="0" w:color="auto"/>
            <w:left w:val="none" w:sz="0" w:space="0" w:color="auto"/>
            <w:bottom w:val="none" w:sz="0" w:space="0" w:color="auto"/>
            <w:right w:val="none" w:sz="0" w:space="0" w:color="auto"/>
          </w:divBdr>
        </w:div>
        <w:div w:id="1074356228">
          <w:marLeft w:val="0"/>
          <w:marRight w:val="0"/>
          <w:marTop w:val="0"/>
          <w:marBottom w:val="0"/>
          <w:divBdr>
            <w:top w:val="none" w:sz="0" w:space="0" w:color="auto"/>
            <w:left w:val="none" w:sz="0" w:space="0" w:color="auto"/>
            <w:bottom w:val="none" w:sz="0" w:space="0" w:color="auto"/>
            <w:right w:val="none" w:sz="0" w:space="0" w:color="auto"/>
          </w:divBdr>
        </w:div>
        <w:div w:id="1092043025">
          <w:marLeft w:val="0"/>
          <w:marRight w:val="0"/>
          <w:marTop w:val="0"/>
          <w:marBottom w:val="0"/>
          <w:divBdr>
            <w:top w:val="none" w:sz="0" w:space="0" w:color="auto"/>
            <w:left w:val="none" w:sz="0" w:space="0" w:color="auto"/>
            <w:bottom w:val="none" w:sz="0" w:space="0" w:color="auto"/>
            <w:right w:val="none" w:sz="0" w:space="0" w:color="auto"/>
          </w:divBdr>
        </w:div>
        <w:div w:id="1128353560">
          <w:marLeft w:val="0"/>
          <w:marRight w:val="0"/>
          <w:marTop w:val="0"/>
          <w:marBottom w:val="0"/>
          <w:divBdr>
            <w:top w:val="none" w:sz="0" w:space="0" w:color="auto"/>
            <w:left w:val="none" w:sz="0" w:space="0" w:color="auto"/>
            <w:bottom w:val="none" w:sz="0" w:space="0" w:color="auto"/>
            <w:right w:val="none" w:sz="0" w:space="0" w:color="auto"/>
          </w:divBdr>
        </w:div>
        <w:div w:id="1177188697">
          <w:marLeft w:val="0"/>
          <w:marRight w:val="0"/>
          <w:marTop w:val="0"/>
          <w:marBottom w:val="0"/>
          <w:divBdr>
            <w:top w:val="none" w:sz="0" w:space="0" w:color="auto"/>
            <w:left w:val="none" w:sz="0" w:space="0" w:color="auto"/>
            <w:bottom w:val="none" w:sz="0" w:space="0" w:color="auto"/>
            <w:right w:val="none" w:sz="0" w:space="0" w:color="auto"/>
          </w:divBdr>
        </w:div>
        <w:div w:id="1203326705">
          <w:marLeft w:val="0"/>
          <w:marRight w:val="0"/>
          <w:marTop w:val="0"/>
          <w:marBottom w:val="0"/>
          <w:divBdr>
            <w:top w:val="none" w:sz="0" w:space="0" w:color="auto"/>
            <w:left w:val="none" w:sz="0" w:space="0" w:color="auto"/>
            <w:bottom w:val="none" w:sz="0" w:space="0" w:color="auto"/>
            <w:right w:val="none" w:sz="0" w:space="0" w:color="auto"/>
          </w:divBdr>
        </w:div>
        <w:div w:id="1225138840">
          <w:marLeft w:val="0"/>
          <w:marRight w:val="0"/>
          <w:marTop w:val="0"/>
          <w:marBottom w:val="0"/>
          <w:divBdr>
            <w:top w:val="none" w:sz="0" w:space="0" w:color="auto"/>
            <w:left w:val="none" w:sz="0" w:space="0" w:color="auto"/>
            <w:bottom w:val="none" w:sz="0" w:space="0" w:color="auto"/>
            <w:right w:val="none" w:sz="0" w:space="0" w:color="auto"/>
          </w:divBdr>
        </w:div>
        <w:div w:id="1225943653">
          <w:marLeft w:val="0"/>
          <w:marRight w:val="0"/>
          <w:marTop w:val="0"/>
          <w:marBottom w:val="0"/>
          <w:divBdr>
            <w:top w:val="none" w:sz="0" w:space="0" w:color="auto"/>
            <w:left w:val="none" w:sz="0" w:space="0" w:color="auto"/>
            <w:bottom w:val="none" w:sz="0" w:space="0" w:color="auto"/>
            <w:right w:val="none" w:sz="0" w:space="0" w:color="auto"/>
          </w:divBdr>
        </w:div>
        <w:div w:id="1242980371">
          <w:marLeft w:val="0"/>
          <w:marRight w:val="0"/>
          <w:marTop w:val="0"/>
          <w:marBottom w:val="0"/>
          <w:divBdr>
            <w:top w:val="none" w:sz="0" w:space="0" w:color="auto"/>
            <w:left w:val="none" w:sz="0" w:space="0" w:color="auto"/>
            <w:bottom w:val="none" w:sz="0" w:space="0" w:color="auto"/>
            <w:right w:val="none" w:sz="0" w:space="0" w:color="auto"/>
          </w:divBdr>
        </w:div>
        <w:div w:id="1262027650">
          <w:marLeft w:val="0"/>
          <w:marRight w:val="0"/>
          <w:marTop w:val="0"/>
          <w:marBottom w:val="0"/>
          <w:divBdr>
            <w:top w:val="none" w:sz="0" w:space="0" w:color="auto"/>
            <w:left w:val="none" w:sz="0" w:space="0" w:color="auto"/>
            <w:bottom w:val="none" w:sz="0" w:space="0" w:color="auto"/>
            <w:right w:val="none" w:sz="0" w:space="0" w:color="auto"/>
          </w:divBdr>
        </w:div>
        <w:div w:id="1266501389">
          <w:marLeft w:val="0"/>
          <w:marRight w:val="0"/>
          <w:marTop w:val="0"/>
          <w:marBottom w:val="0"/>
          <w:divBdr>
            <w:top w:val="none" w:sz="0" w:space="0" w:color="auto"/>
            <w:left w:val="none" w:sz="0" w:space="0" w:color="auto"/>
            <w:bottom w:val="none" w:sz="0" w:space="0" w:color="auto"/>
            <w:right w:val="none" w:sz="0" w:space="0" w:color="auto"/>
          </w:divBdr>
        </w:div>
        <w:div w:id="1282343336">
          <w:marLeft w:val="0"/>
          <w:marRight w:val="0"/>
          <w:marTop w:val="0"/>
          <w:marBottom w:val="0"/>
          <w:divBdr>
            <w:top w:val="none" w:sz="0" w:space="0" w:color="auto"/>
            <w:left w:val="none" w:sz="0" w:space="0" w:color="auto"/>
            <w:bottom w:val="none" w:sz="0" w:space="0" w:color="auto"/>
            <w:right w:val="none" w:sz="0" w:space="0" w:color="auto"/>
          </w:divBdr>
        </w:div>
        <w:div w:id="1432890817">
          <w:marLeft w:val="0"/>
          <w:marRight w:val="0"/>
          <w:marTop w:val="0"/>
          <w:marBottom w:val="0"/>
          <w:divBdr>
            <w:top w:val="none" w:sz="0" w:space="0" w:color="auto"/>
            <w:left w:val="none" w:sz="0" w:space="0" w:color="auto"/>
            <w:bottom w:val="none" w:sz="0" w:space="0" w:color="auto"/>
            <w:right w:val="none" w:sz="0" w:space="0" w:color="auto"/>
          </w:divBdr>
        </w:div>
        <w:div w:id="1435975528">
          <w:marLeft w:val="0"/>
          <w:marRight w:val="0"/>
          <w:marTop w:val="0"/>
          <w:marBottom w:val="0"/>
          <w:divBdr>
            <w:top w:val="none" w:sz="0" w:space="0" w:color="auto"/>
            <w:left w:val="none" w:sz="0" w:space="0" w:color="auto"/>
            <w:bottom w:val="none" w:sz="0" w:space="0" w:color="auto"/>
            <w:right w:val="none" w:sz="0" w:space="0" w:color="auto"/>
          </w:divBdr>
        </w:div>
        <w:div w:id="1448235795">
          <w:marLeft w:val="0"/>
          <w:marRight w:val="0"/>
          <w:marTop w:val="0"/>
          <w:marBottom w:val="0"/>
          <w:divBdr>
            <w:top w:val="none" w:sz="0" w:space="0" w:color="auto"/>
            <w:left w:val="none" w:sz="0" w:space="0" w:color="auto"/>
            <w:bottom w:val="none" w:sz="0" w:space="0" w:color="auto"/>
            <w:right w:val="none" w:sz="0" w:space="0" w:color="auto"/>
          </w:divBdr>
          <w:divsChild>
            <w:div w:id="2143881756">
              <w:marLeft w:val="-75"/>
              <w:marRight w:val="0"/>
              <w:marTop w:val="30"/>
              <w:marBottom w:val="30"/>
              <w:divBdr>
                <w:top w:val="none" w:sz="0" w:space="0" w:color="auto"/>
                <w:left w:val="none" w:sz="0" w:space="0" w:color="auto"/>
                <w:bottom w:val="none" w:sz="0" w:space="0" w:color="auto"/>
                <w:right w:val="none" w:sz="0" w:space="0" w:color="auto"/>
              </w:divBdr>
              <w:divsChild>
                <w:div w:id="89738506">
                  <w:marLeft w:val="0"/>
                  <w:marRight w:val="0"/>
                  <w:marTop w:val="0"/>
                  <w:marBottom w:val="0"/>
                  <w:divBdr>
                    <w:top w:val="none" w:sz="0" w:space="0" w:color="auto"/>
                    <w:left w:val="none" w:sz="0" w:space="0" w:color="auto"/>
                    <w:bottom w:val="none" w:sz="0" w:space="0" w:color="auto"/>
                    <w:right w:val="none" w:sz="0" w:space="0" w:color="auto"/>
                  </w:divBdr>
                  <w:divsChild>
                    <w:div w:id="1610313055">
                      <w:marLeft w:val="0"/>
                      <w:marRight w:val="0"/>
                      <w:marTop w:val="0"/>
                      <w:marBottom w:val="0"/>
                      <w:divBdr>
                        <w:top w:val="none" w:sz="0" w:space="0" w:color="auto"/>
                        <w:left w:val="none" w:sz="0" w:space="0" w:color="auto"/>
                        <w:bottom w:val="none" w:sz="0" w:space="0" w:color="auto"/>
                        <w:right w:val="none" w:sz="0" w:space="0" w:color="auto"/>
                      </w:divBdr>
                    </w:div>
                  </w:divsChild>
                </w:div>
                <w:div w:id="98136927">
                  <w:marLeft w:val="0"/>
                  <w:marRight w:val="0"/>
                  <w:marTop w:val="0"/>
                  <w:marBottom w:val="0"/>
                  <w:divBdr>
                    <w:top w:val="none" w:sz="0" w:space="0" w:color="auto"/>
                    <w:left w:val="none" w:sz="0" w:space="0" w:color="auto"/>
                    <w:bottom w:val="none" w:sz="0" w:space="0" w:color="auto"/>
                    <w:right w:val="none" w:sz="0" w:space="0" w:color="auto"/>
                  </w:divBdr>
                  <w:divsChild>
                    <w:div w:id="87427857">
                      <w:marLeft w:val="0"/>
                      <w:marRight w:val="0"/>
                      <w:marTop w:val="0"/>
                      <w:marBottom w:val="0"/>
                      <w:divBdr>
                        <w:top w:val="none" w:sz="0" w:space="0" w:color="auto"/>
                        <w:left w:val="none" w:sz="0" w:space="0" w:color="auto"/>
                        <w:bottom w:val="none" w:sz="0" w:space="0" w:color="auto"/>
                        <w:right w:val="none" w:sz="0" w:space="0" w:color="auto"/>
                      </w:divBdr>
                    </w:div>
                    <w:div w:id="104271839">
                      <w:marLeft w:val="0"/>
                      <w:marRight w:val="0"/>
                      <w:marTop w:val="0"/>
                      <w:marBottom w:val="0"/>
                      <w:divBdr>
                        <w:top w:val="none" w:sz="0" w:space="0" w:color="auto"/>
                        <w:left w:val="none" w:sz="0" w:space="0" w:color="auto"/>
                        <w:bottom w:val="none" w:sz="0" w:space="0" w:color="auto"/>
                        <w:right w:val="none" w:sz="0" w:space="0" w:color="auto"/>
                      </w:divBdr>
                    </w:div>
                    <w:div w:id="161046124">
                      <w:marLeft w:val="0"/>
                      <w:marRight w:val="0"/>
                      <w:marTop w:val="0"/>
                      <w:marBottom w:val="0"/>
                      <w:divBdr>
                        <w:top w:val="none" w:sz="0" w:space="0" w:color="auto"/>
                        <w:left w:val="none" w:sz="0" w:space="0" w:color="auto"/>
                        <w:bottom w:val="none" w:sz="0" w:space="0" w:color="auto"/>
                        <w:right w:val="none" w:sz="0" w:space="0" w:color="auto"/>
                      </w:divBdr>
                    </w:div>
                    <w:div w:id="286201471">
                      <w:marLeft w:val="0"/>
                      <w:marRight w:val="0"/>
                      <w:marTop w:val="0"/>
                      <w:marBottom w:val="0"/>
                      <w:divBdr>
                        <w:top w:val="none" w:sz="0" w:space="0" w:color="auto"/>
                        <w:left w:val="none" w:sz="0" w:space="0" w:color="auto"/>
                        <w:bottom w:val="none" w:sz="0" w:space="0" w:color="auto"/>
                        <w:right w:val="none" w:sz="0" w:space="0" w:color="auto"/>
                      </w:divBdr>
                    </w:div>
                    <w:div w:id="299462520">
                      <w:marLeft w:val="0"/>
                      <w:marRight w:val="0"/>
                      <w:marTop w:val="0"/>
                      <w:marBottom w:val="0"/>
                      <w:divBdr>
                        <w:top w:val="none" w:sz="0" w:space="0" w:color="auto"/>
                        <w:left w:val="none" w:sz="0" w:space="0" w:color="auto"/>
                        <w:bottom w:val="none" w:sz="0" w:space="0" w:color="auto"/>
                        <w:right w:val="none" w:sz="0" w:space="0" w:color="auto"/>
                      </w:divBdr>
                    </w:div>
                    <w:div w:id="390885788">
                      <w:marLeft w:val="0"/>
                      <w:marRight w:val="0"/>
                      <w:marTop w:val="0"/>
                      <w:marBottom w:val="0"/>
                      <w:divBdr>
                        <w:top w:val="none" w:sz="0" w:space="0" w:color="auto"/>
                        <w:left w:val="none" w:sz="0" w:space="0" w:color="auto"/>
                        <w:bottom w:val="none" w:sz="0" w:space="0" w:color="auto"/>
                        <w:right w:val="none" w:sz="0" w:space="0" w:color="auto"/>
                      </w:divBdr>
                    </w:div>
                    <w:div w:id="628513881">
                      <w:marLeft w:val="0"/>
                      <w:marRight w:val="0"/>
                      <w:marTop w:val="0"/>
                      <w:marBottom w:val="0"/>
                      <w:divBdr>
                        <w:top w:val="none" w:sz="0" w:space="0" w:color="auto"/>
                        <w:left w:val="none" w:sz="0" w:space="0" w:color="auto"/>
                        <w:bottom w:val="none" w:sz="0" w:space="0" w:color="auto"/>
                        <w:right w:val="none" w:sz="0" w:space="0" w:color="auto"/>
                      </w:divBdr>
                    </w:div>
                    <w:div w:id="654342106">
                      <w:marLeft w:val="0"/>
                      <w:marRight w:val="0"/>
                      <w:marTop w:val="0"/>
                      <w:marBottom w:val="0"/>
                      <w:divBdr>
                        <w:top w:val="none" w:sz="0" w:space="0" w:color="auto"/>
                        <w:left w:val="none" w:sz="0" w:space="0" w:color="auto"/>
                        <w:bottom w:val="none" w:sz="0" w:space="0" w:color="auto"/>
                        <w:right w:val="none" w:sz="0" w:space="0" w:color="auto"/>
                      </w:divBdr>
                    </w:div>
                    <w:div w:id="1604917967">
                      <w:marLeft w:val="0"/>
                      <w:marRight w:val="0"/>
                      <w:marTop w:val="0"/>
                      <w:marBottom w:val="0"/>
                      <w:divBdr>
                        <w:top w:val="none" w:sz="0" w:space="0" w:color="auto"/>
                        <w:left w:val="none" w:sz="0" w:space="0" w:color="auto"/>
                        <w:bottom w:val="none" w:sz="0" w:space="0" w:color="auto"/>
                        <w:right w:val="none" w:sz="0" w:space="0" w:color="auto"/>
                      </w:divBdr>
                    </w:div>
                    <w:div w:id="1655911775">
                      <w:marLeft w:val="0"/>
                      <w:marRight w:val="0"/>
                      <w:marTop w:val="0"/>
                      <w:marBottom w:val="0"/>
                      <w:divBdr>
                        <w:top w:val="none" w:sz="0" w:space="0" w:color="auto"/>
                        <w:left w:val="none" w:sz="0" w:space="0" w:color="auto"/>
                        <w:bottom w:val="none" w:sz="0" w:space="0" w:color="auto"/>
                        <w:right w:val="none" w:sz="0" w:space="0" w:color="auto"/>
                      </w:divBdr>
                    </w:div>
                    <w:div w:id="1741322946">
                      <w:marLeft w:val="0"/>
                      <w:marRight w:val="0"/>
                      <w:marTop w:val="0"/>
                      <w:marBottom w:val="0"/>
                      <w:divBdr>
                        <w:top w:val="none" w:sz="0" w:space="0" w:color="auto"/>
                        <w:left w:val="none" w:sz="0" w:space="0" w:color="auto"/>
                        <w:bottom w:val="none" w:sz="0" w:space="0" w:color="auto"/>
                        <w:right w:val="none" w:sz="0" w:space="0" w:color="auto"/>
                      </w:divBdr>
                    </w:div>
                  </w:divsChild>
                </w:div>
                <w:div w:id="98335304">
                  <w:marLeft w:val="0"/>
                  <w:marRight w:val="0"/>
                  <w:marTop w:val="0"/>
                  <w:marBottom w:val="0"/>
                  <w:divBdr>
                    <w:top w:val="none" w:sz="0" w:space="0" w:color="auto"/>
                    <w:left w:val="none" w:sz="0" w:space="0" w:color="auto"/>
                    <w:bottom w:val="none" w:sz="0" w:space="0" w:color="auto"/>
                    <w:right w:val="none" w:sz="0" w:space="0" w:color="auto"/>
                  </w:divBdr>
                  <w:divsChild>
                    <w:div w:id="2054301792">
                      <w:marLeft w:val="0"/>
                      <w:marRight w:val="0"/>
                      <w:marTop w:val="0"/>
                      <w:marBottom w:val="0"/>
                      <w:divBdr>
                        <w:top w:val="none" w:sz="0" w:space="0" w:color="auto"/>
                        <w:left w:val="none" w:sz="0" w:space="0" w:color="auto"/>
                        <w:bottom w:val="none" w:sz="0" w:space="0" w:color="auto"/>
                        <w:right w:val="none" w:sz="0" w:space="0" w:color="auto"/>
                      </w:divBdr>
                    </w:div>
                  </w:divsChild>
                </w:div>
                <w:div w:id="98381410">
                  <w:marLeft w:val="0"/>
                  <w:marRight w:val="0"/>
                  <w:marTop w:val="0"/>
                  <w:marBottom w:val="0"/>
                  <w:divBdr>
                    <w:top w:val="none" w:sz="0" w:space="0" w:color="auto"/>
                    <w:left w:val="none" w:sz="0" w:space="0" w:color="auto"/>
                    <w:bottom w:val="none" w:sz="0" w:space="0" w:color="auto"/>
                    <w:right w:val="none" w:sz="0" w:space="0" w:color="auto"/>
                  </w:divBdr>
                  <w:divsChild>
                    <w:div w:id="549070643">
                      <w:marLeft w:val="0"/>
                      <w:marRight w:val="0"/>
                      <w:marTop w:val="0"/>
                      <w:marBottom w:val="0"/>
                      <w:divBdr>
                        <w:top w:val="none" w:sz="0" w:space="0" w:color="auto"/>
                        <w:left w:val="none" w:sz="0" w:space="0" w:color="auto"/>
                        <w:bottom w:val="none" w:sz="0" w:space="0" w:color="auto"/>
                        <w:right w:val="none" w:sz="0" w:space="0" w:color="auto"/>
                      </w:divBdr>
                    </w:div>
                    <w:div w:id="1439254206">
                      <w:marLeft w:val="0"/>
                      <w:marRight w:val="0"/>
                      <w:marTop w:val="0"/>
                      <w:marBottom w:val="0"/>
                      <w:divBdr>
                        <w:top w:val="none" w:sz="0" w:space="0" w:color="auto"/>
                        <w:left w:val="none" w:sz="0" w:space="0" w:color="auto"/>
                        <w:bottom w:val="none" w:sz="0" w:space="0" w:color="auto"/>
                        <w:right w:val="none" w:sz="0" w:space="0" w:color="auto"/>
                      </w:divBdr>
                    </w:div>
                    <w:div w:id="1720667942">
                      <w:marLeft w:val="0"/>
                      <w:marRight w:val="0"/>
                      <w:marTop w:val="0"/>
                      <w:marBottom w:val="0"/>
                      <w:divBdr>
                        <w:top w:val="none" w:sz="0" w:space="0" w:color="auto"/>
                        <w:left w:val="none" w:sz="0" w:space="0" w:color="auto"/>
                        <w:bottom w:val="none" w:sz="0" w:space="0" w:color="auto"/>
                        <w:right w:val="none" w:sz="0" w:space="0" w:color="auto"/>
                      </w:divBdr>
                    </w:div>
                    <w:div w:id="1910722408">
                      <w:marLeft w:val="0"/>
                      <w:marRight w:val="0"/>
                      <w:marTop w:val="0"/>
                      <w:marBottom w:val="0"/>
                      <w:divBdr>
                        <w:top w:val="none" w:sz="0" w:space="0" w:color="auto"/>
                        <w:left w:val="none" w:sz="0" w:space="0" w:color="auto"/>
                        <w:bottom w:val="none" w:sz="0" w:space="0" w:color="auto"/>
                        <w:right w:val="none" w:sz="0" w:space="0" w:color="auto"/>
                      </w:divBdr>
                    </w:div>
                    <w:div w:id="1965960094">
                      <w:marLeft w:val="0"/>
                      <w:marRight w:val="0"/>
                      <w:marTop w:val="0"/>
                      <w:marBottom w:val="0"/>
                      <w:divBdr>
                        <w:top w:val="none" w:sz="0" w:space="0" w:color="auto"/>
                        <w:left w:val="none" w:sz="0" w:space="0" w:color="auto"/>
                        <w:bottom w:val="none" w:sz="0" w:space="0" w:color="auto"/>
                        <w:right w:val="none" w:sz="0" w:space="0" w:color="auto"/>
                      </w:divBdr>
                    </w:div>
                  </w:divsChild>
                </w:div>
                <w:div w:id="154534781">
                  <w:marLeft w:val="0"/>
                  <w:marRight w:val="0"/>
                  <w:marTop w:val="0"/>
                  <w:marBottom w:val="0"/>
                  <w:divBdr>
                    <w:top w:val="none" w:sz="0" w:space="0" w:color="auto"/>
                    <w:left w:val="none" w:sz="0" w:space="0" w:color="auto"/>
                    <w:bottom w:val="none" w:sz="0" w:space="0" w:color="auto"/>
                    <w:right w:val="none" w:sz="0" w:space="0" w:color="auto"/>
                  </w:divBdr>
                  <w:divsChild>
                    <w:div w:id="295331360">
                      <w:marLeft w:val="0"/>
                      <w:marRight w:val="0"/>
                      <w:marTop w:val="0"/>
                      <w:marBottom w:val="0"/>
                      <w:divBdr>
                        <w:top w:val="none" w:sz="0" w:space="0" w:color="auto"/>
                        <w:left w:val="none" w:sz="0" w:space="0" w:color="auto"/>
                        <w:bottom w:val="none" w:sz="0" w:space="0" w:color="auto"/>
                        <w:right w:val="none" w:sz="0" w:space="0" w:color="auto"/>
                      </w:divBdr>
                    </w:div>
                  </w:divsChild>
                </w:div>
                <w:div w:id="340396174">
                  <w:marLeft w:val="0"/>
                  <w:marRight w:val="0"/>
                  <w:marTop w:val="0"/>
                  <w:marBottom w:val="0"/>
                  <w:divBdr>
                    <w:top w:val="none" w:sz="0" w:space="0" w:color="auto"/>
                    <w:left w:val="none" w:sz="0" w:space="0" w:color="auto"/>
                    <w:bottom w:val="none" w:sz="0" w:space="0" w:color="auto"/>
                    <w:right w:val="none" w:sz="0" w:space="0" w:color="auto"/>
                  </w:divBdr>
                  <w:divsChild>
                    <w:div w:id="121965753">
                      <w:marLeft w:val="0"/>
                      <w:marRight w:val="0"/>
                      <w:marTop w:val="0"/>
                      <w:marBottom w:val="0"/>
                      <w:divBdr>
                        <w:top w:val="none" w:sz="0" w:space="0" w:color="auto"/>
                        <w:left w:val="none" w:sz="0" w:space="0" w:color="auto"/>
                        <w:bottom w:val="none" w:sz="0" w:space="0" w:color="auto"/>
                        <w:right w:val="none" w:sz="0" w:space="0" w:color="auto"/>
                      </w:divBdr>
                    </w:div>
                    <w:div w:id="275528999">
                      <w:marLeft w:val="0"/>
                      <w:marRight w:val="0"/>
                      <w:marTop w:val="0"/>
                      <w:marBottom w:val="0"/>
                      <w:divBdr>
                        <w:top w:val="none" w:sz="0" w:space="0" w:color="auto"/>
                        <w:left w:val="none" w:sz="0" w:space="0" w:color="auto"/>
                        <w:bottom w:val="none" w:sz="0" w:space="0" w:color="auto"/>
                        <w:right w:val="none" w:sz="0" w:space="0" w:color="auto"/>
                      </w:divBdr>
                    </w:div>
                    <w:div w:id="561017131">
                      <w:marLeft w:val="0"/>
                      <w:marRight w:val="0"/>
                      <w:marTop w:val="0"/>
                      <w:marBottom w:val="0"/>
                      <w:divBdr>
                        <w:top w:val="none" w:sz="0" w:space="0" w:color="auto"/>
                        <w:left w:val="none" w:sz="0" w:space="0" w:color="auto"/>
                        <w:bottom w:val="none" w:sz="0" w:space="0" w:color="auto"/>
                        <w:right w:val="none" w:sz="0" w:space="0" w:color="auto"/>
                      </w:divBdr>
                    </w:div>
                    <w:div w:id="704135400">
                      <w:marLeft w:val="0"/>
                      <w:marRight w:val="0"/>
                      <w:marTop w:val="0"/>
                      <w:marBottom w:val="0"/>
                      <w:divBdr>
                        <w:top w:val="none" w:sz="0" w:space="0" w:color="auto"/>
                        <w:left w:val="none" w:sz="0" w:space="0" w:color="auto"/>
                        <w:bottom w:val="none" w:sz="0" w:space="0" w:color="auto"/>
                        <w:right w:val="none" w:sz="0" w:space="0" w:color="auto"/>
                      </w:divBdr>
                    </w:div>
                  </w:divsChild>
                </w:div>
                <w:div w:id="409617771">
                  <w:marLeft w:val="0"/>
                  <w:marRight w:val="0"/>
                  <w:marTop w:val="0"/>
                  <w:marBottom w:val="0"/>
                  <w:divBdr>
                    <w:top w:val="none" w:sz="0" w:space="0" w:color="auto"/>
                    <w:left w:val="none" w:sz="0" w:space="0" w:color="auto"/>
                    <w:bottom w:val="none" w:sz="0" w:space="0" w:color="auto"/>
                    <w:right w:val="none" w:sz="0" w:space="0" w:color="auto"/>
                  </w:divBdr>
                  <w:divsChild>
                    <w:div w:id="1163159963">
                      <w:marLeft w:val="0"/>
                      <w:marRight w:val="0"/>
                      <w:marTop w:val="0"/>
                      <w:marBottom w:val="0"/>
                      <w:divBdr>
                        <w:top w:val="none" w:sz="0" w:space="0" w:color="auto"/>
                        <w:left w:val="none" w:sz="0" w:space="0" w:color="auto"/>
                        <w:bottom w:val="none" w:sz="0" w:space="0" w:color="auto"/>
                        <w:right w:val="none" w:sz="0" w:space="0" w:color="auto"/>
                      </w:divBdr>
                    </w:div>
                  </w:divsChild>
                </w:div>
                <w:div w:id="542912268">
                  <w:marLeft w:val="0"/>
                  <w:marRight w:val="0"/>
                  <w:marTop w:val="0"/>
                  <w:marBottom w:val="0"/>
                  <w:divBdr>
                    <w:top w:val="none" w:sz="0" w:space="0" w:color="auto"/>
                    <w:left w:val="none" w:sz="0" w:space="0" w:color="auto"/>
                    <w:bottom w:val="none" w:sz="0" w:space="0" w:color="auto"/>
                    <w:right w:val="none" w:sz="0" w:space="0" w:color="auto"/>
                  </w:divBdr>
                  <w:divsChild>
                    <w:div w:id="832717729">
                      <w:marLeft w:val="0"/>
                      <w:marRight w:val="0"/>
                      <w:marTop w:val="0"/>
                      <w:marBottom w:val="0"/>
                      <w:divBdr>
                        <w:top w:val="none" w:sz="0" w:space="0" w:color="auto"/>
                        <w:left w:val="none" w:sz="0" w:space="0" w:color="auto"/>
                        <w:bottom w:val="none" w:sz="0" w:space="0" w:color="auto"/>
                        <w:right w:val="none" w:sz="0" w:space="0" w:color="auto"/>
                      </w:divBdr>
                    </w:div>
                  </w:divsChild>
                </w:div>
                <w:div w:id="566454455">
                  <w:marLeft w:val="0"/>
                  <w:marRight w:val="0"/>
                  <w:marTop w:val="0"/>
                  <w:marBottom w:val="0"/>
                  <w:divBdr>
                    <w:top w:val="none" w:sz="0" w:space="0" w:color="auto"/>
                    <w:left w:val="none" w:sz="0" w:space="0" w:color="auto"/>
                    <w:bottom w:val="none" w:sz="0" w:space="0" w:color="auto"/>
                    <w:right w:val="none" w:sz="0" w:space="0" w:color="auto"/>
                  </w:divBdr>
                  <w:divsChild>
                    <w:div w:id="888036837">
                      <w:marLeft w:val="0"/>
                      <w:marRight w:val="0"/>
                      <w:marTop w:val="0"/>
                      <w:marBottom w:val="0"/>
                      <w:divBdr>
                        <w:top w:val="none" w:sz="0" w:space="0" w:color="auto"/>
                        <w:left w:val="none" w:sz="0" w:space="0" w:color="auto"/>
                        <w:bottom w:val="none" w:sz="0" w:space="0" w:color="auto"/>
                        <w:right w:val="none" w:sz="0" w:space="0" w:color="auto"/>
                      </w:divBdr>
                    </w:div>
                    <w:div w:id="1143035878">
                      <w:marLeft w:val="0"/>
                      <w:marRight w:val="0"/>
                      <w:marTop w:val="0"/>
                      <w:marBottom w:val="0"/>
                      <w:divBdr>
                        <w:top w:val="none" w:sz="0" w:space="0" w:color="auto"/>
                        <w:left w:val="none" w:sz="0" w:space="0" w:color="auto"/>
                        <w:bottom w:val="none" w:sz="0" w:space="0" w:color="auto"/>
                        <w:right w:val="none" w:sz="0" w:space="0" w:color="auto"/>
                      </w:divBdr>
                    </w:div>
                  </w:divsChild>
                </w:div>
                <w:div w:id="641886772">
                  <w:marLeft w:val="0"/>
                  <w:marRight w:val="0"/>
                  <w:marTop w:val="0"/>
                  <w:marBottom w:val="0"/>
                  <w:divBdr>
                    <w:top w:val="none" w:sz="0" w:space="0" w:color="auto"/>
                    <w:left w:val="none" w:sz="0" w:space="0" w:color="auto"/>
                    <w:bottom w:val="none" w:sz="0" w:space="0" w:color="auto"/>
                    <w:right w:val="none" w:sz="0" w:space="0" w:color="auto"/>
                  </w:divBdr>
                  <w:divsChild>
                    <w:div w:id="761488811">
                      <w:marLeft w:val="0"/>
                      <w:marRight w:val="0"/>
                      <w:marTop w:val="0"/>
                      <w:marBottom w:val="0"/>
                      <w:divBdr>
                        <w:top w:val="none" w:sz="0" w:space="0" w:color="auto"/>
                        <w:left w:val="none" w:sz="0" w:space="0" w:color="auto"/>
                        <w:bottom w:val="none" w:sz="0" w:space="0" w:color="auto"/>
                        <w:right w:val="none" w:sz="0" w:space="0" w:color="auto"/>
                      </w:divBdr>
                    </w:div>
                    <w:div w:id="1793085195">
                      <w:marLeft w:val="0"/>
                      <w:marRight w:val="0"/>
                      <w:marTop w:val="0"/>
                      <w:marBottom w:val="0"/>
                      <w:divBdr>
                        <w:top w:val="none" w:sz="0" w:space="0" w:color="auto"/>
                        <w:left w:val="none" w:sz="0" w:space="0" w:color="auto"/>
                        <w:bottom w:val="none" w:sz="0" w:space="0" w:color="auto"/>
                        <w:right w:val="none" w:sz="0" w:space="0" w:color="auto"/>
                      </w:divBdr>
                    </w:div>
                    <w:div w:id="1818064395">
                      <w:marLeft w:val="0"/>
                      <w:marRight w:val="0"/>
                      <w:marTop w:val="0"/>
                      <w:marBottom w:val="0"/>
                      <w:divBdr>
                        <w:top w:val="none" w:sz="0" w:space="0" w:color="auto"/>
                        <w:left w:val="none" w:sz="0" w:space="0" w:color="auto"/>
                        <w:bottom w:val="none" w:sz="0" w:space="0" w:color="auto"/>
                        <w:right w:val="none" w:sz="0" w:space="0" w:color="auto"/>
                      </w:divBdr>
                    </w:div>
                    <w:div w:id="2140488551">
                      <w:marLeft w:val="0"/>
                      <w:marRight w:val="0"/>
                      <w:marTop w:val="0"/>
                      <w:marBottom w:val="0"/>
                      <w:divBdr>
                        <w:top w:val="none" w:sz="0" w:space="0" w:color="auto"/>
                        <w:left w:val="none" w:sz="0" w:space="0" w:color="auto"/>
                        <w:bottom w:val="none" w:sz="0" w:space="0" w:color="auto"/>
                        <w:right w:val="none" w:sz="0" w:space="0" w:color="auto"/>
                      </w:divBdr>
                    </w:div>
                  </w:divsChild>
                </w:div>
                <w:div w:id="704985995">
                  <w:marLeft w:val="0"/>
                  <w:marRight w:val="0"/>
                  <w:marTop w:val="0"/>
                  <w:marBottom w:val="0"/>
                  <w:divBdr>
                    <w:top w:val="none" w:sz="0" w:space="0" w:color="auto"/>
                    <w:left w:val="none" w:sz="0" w:space="0" w:color="auto"/>
                    <w:bottom w:val="none" w:sz="0" w:space="0" w:color="auto"/>
                    <w:right w:val="none" w:sz="0" w:space="0" w:color="auto"/>
                  </w:divBdr>
                  <w:divsChild>
                    <w:div w:id="1187982253">
                      <w:marLeft w:val="0"/>
                      <w:marRight w:val="0"/>
                      <w:marTop w:val="0"/>
                      <w:marBottom w:val="0"/>
                      <w:divBdr>
                        <w:top w:val="none" w:sz="0" w:space="0" w:color="auto"/>
                        <w:left w:val="none" w:sz="0" w:space="0" w:color="auto"/>
                        <w:bottom w:val="none" w:sz="0" w:space="0" w:color="auto"/>
                        <w:right w:val="none" w:sz="0" w:space="0" w:color="auto"/>
                      </w:divBdr>
                    </w:div>
                  </w:divsChild>
                </w:div>
                <w:div w:id="793593869">
                  <w:marLeft w:val="0"/>
                  <w:marRight w:val="0"/>
                  <w:marTop w:val="0"/>
                  <w:marBottom w:val="0"/>
                  <w:divBdr>
                    <w:top w:val="none" w:sz="0" w:space="0" w:color="auto"/>
                    <w:left w:val="none" w:sz="0" w:space="0" w:color="auto"/>
                    <w:bottom w:val="none" w:sz="0" w:space="0" w:color="auto"/>
                    <w:right w:val="none" w:sz="0" w:space="0" w:color="auto"/>
                  </w:divBdr>
                  <w:divsChild>
                    <w:div w:id="442723684">
                      <w:marLeft w:val="0"/>
                      <w:marRight w:val="0"/>
                      <w:marTop w:val="0"/>
                      <w:marBottom w:val="0"/>
                      <w:divBdr>
                        <w:top w:val="none" w:sz="0" w:space="0" w:color="auto"/>
                        <w:left w:val="none" w:sz="0" w:space="0" w:color="auto"/>
                        <w:bottom w:val="none" w:sz="0" w:space="0" w:color="auto"/>
                        <w:right w:val="none" w:sz="0" w:space="0" w:color="auto"/>
                      </w:divBdr>
                    </w:div>
                    <w:div w:id="1581283611">
                      <w:marLeft w:val="0"/>
                      <w:marRight w:val="0"/>
                      <w:marTop w:val="0"/>
                      <w:marBottom w:val="0"/>
                      <w:divBdr>
                        <w:top w:val="none" w:sz="0" w:space="0" w:color="auto"/>
                        <w:left w:val="none" w:sz="0" w:space="0" w:color="auto"/>
                        <w:bottom w:val="none" w:sz="0" w:space="0" w:color="auto"/>
                        <w:right w:val="none" w:sz="0" w:space="0" w:color="auto"/>
                      </w:divBdr>
                    </w:div>
                  </w:divsChild>
                </w:div>
                <w:div w:id="957445141">
                  <w:marLeft w:val="0"/>
                  <w:marRight w:val="0"/>
                  <w:marTop w:val="0"/>
                  <w:marBottom w:val="0"/>
                  <w:divBdr>
                    <w:top w:val="none" w:sz="0" w:space="0" w:color="auto"/>
                    <w:left w:val="none" w:sz="0" w:space="0" w:color="auto"/>
                    <w:bottom w:val="none" w:sz="0" w:space="0" w:color="auto"/>
                    <w:right w:val="none" w:sz="0" w:space="0" w:color="auto"/>
                  </w:divBdr>
                  <w:divsChild>
                    <w:div w:id="32266578">
                      <w:marLeft w:val="0"/>
                      <w:marRight w:val="0"/>
                      <w:marTop w:val="0"/>
                      <w:marBottom w:val="0"/>
                      <w:divBdr>
                        <w:top w:val="none" w:sz="0" w:space="0" w:color="auto"/>
                        <w:left w:val="none" w:sz="0" w:space="0" w:color="auto"/>
                        <w:bottom w:val="none" w:sz="0" w:space="0" w:color="auto"/>
                        <w:right w:val="none" w:sz="0" w:space="0" w:color="auto"/>
                      </w:divBdr>
                    </w:div>
                  </w:divsChild>
                </w:div>
                <w:div w:id="966199261">
                  <w:marLeft w:val="0"/>
                  <w:marRight w:val="0"/>
                  <w:marTop w:val="0"/>
                  <w:marBottom w:val="0"/>
                  <w:divBdr>
                    <w:top w:val="none" w:sz="0" w:space="0" w:color="auto"/>
                    <w:left w:val="none" w:sz="0" w:space="0" w:color="auto"/>
                    <w:bottom w:val="none" w:sz="0" w:space="0" w:color="auto"/>
                    <w:right w:val="none" w:sz="0" w:space="0" w:color="auto"/>
                  </w:divBdr>
                  <w:divsChild>
                    <w:div w:id="254099662">
                      <w:marLeft w:val="0"/>
                      <w:marRight w:val="0"/>
                      <w:marTop w:val="0"/>
                      <w:marBottom w:val="0"/>
                      <w:divBdr>
                        <w:top w:val="none" w:sz="0" w:space="0" w:color="auto"/>
                        <w:left w:val="none" w:sz="0" w:space="0" w:color="auto"/>
                        <w:bottom w:val="none" w:sz="0" w:space="0" w:color="auto"/>
                        <w:right w:val="none" w:sz="0" w:space="0" w:color="auto"/>
                      </w:divBdr>
                    </w:div>
                    <w:div w:id="411270573">
                      <w:marLeft w:val="0"/>
                      <w:marRight w:val="0"/>
                      <w:marTop w:val="0"/>
                      <w:marBottom w:val="0"/>
                      <w:divBdr>
                        <w:top w:val="none" w:sz="0" w:space="0" w:color="auto"/>
                        <w:left w:val="none" w:sz="0" w:space="0" w:color="auto"/>
                        <w:bottom w:val="none" w:sz="0" w:space="0" w:color="auto"/>
                        <w:right w:val="none" w:sz="0" w:space="0" w:color="auto"/>
                      </w:divBdr>
                    </w:div>
                    <w:div w:id="823085967">
                      <w:marLeft w:val="0"/>
                      <w:marRight w:val="0"/>
                      <w:marTop w:val="0"/>
                      <w:marBottom w:val="0"/>
                      <w:divBdr>
                        <w:top w:val="none" w:sz="0" w:space="0" w:color="auto"/>
                        <w:left w:val="none" w:sz="0" w:space="0" w:color="auto"/>
                        <w:bottom w:val="none" w:sz="0" w:space="0" w:color="auto"/>
                        <w:right w:val="none" w:sz="0" w:space="0" w:color="auto"/>
                      </w:divBdr>
                    </w:div>
                    <w:div w:id="1027826499">
                      <w:marLeft w:val="0"/>
                      <w:marRight w:val="0"/>
                      <w:marTop w:val="0"/>
                      <w:marBottom w:val="0"/>
                      <w:divBdr>
                        <w:top w:val="none" w:sz="0" w:space="0" w:color="auto"/>
                        <w:left w:val="none" w:sz="0" w:space="0" w:color="auto"/>
                        <w:bottom w:val="none" w:sz="0" w:space="0" w:color="auto"/>
                        <w:right w:val="none" w:sz="0" w:space="0" w:color="auto"/>
                      </w:divBdr>
                    </w:div>
                  </w:divsChild>
                </w:div>
                <w:div w:id="1013455651">
                  <w:marLeft w:val="0"/>
                  <w:marRight w:val="0"/>
                  <w:marTop w:val="0"/>
                  <w:marBottom w:val="0"/>
                  <w:divBdr>
                    <w:top w:val="none" w:sz="0" w:space="0" w:color="auto"/>
                    <w:left w:val="none" w:sz="0" w:space="0" w:color="auto"/>
                    <w:bottom w:val="none" w:sz="0" w:space="0" w:color="auto"/>
                    <w:right w:val="none" w:sz="0" w:space="0" w:color="auto"/>
                  </w:divBdr>
                  <w:divsChild>
                    <w:div w:id="636687070">
                      <w:marLeft w:val="0"/>
                      <w:marRight w:val="0"/>
                      <w:marTop w:val="0"/>
                      <w:marBottom w:val="0"/>
                      <w:divBdr>
                        <w:top w:val="none" w:sz="0" w:space="0" w:color="auto"/>
                        <w:left w:val="none" w:sz="0" w:space="0" w:color="auto"/>
                        <w:bottom w:val="none" w:sz="0" w:space="0" w:color="auto"/>
                        <w:right w:val="none" w:sz="0" w:space="0" w:color="auto"/>
                      </w:divBdr>
                    </w:div>
                    <w:div w:id="784617946">
                      <w:marLeft w:val="0"/>
                      <w:marRight w:val="0"/>
                      <w:marTop w:val="0"/>
                      <w:marBottom w:val="0"/>
                      <w:divBdr>
                        <w:top w:val="none" w:sz="0" w:space="0" w:color="auto"/>
                        <w:left w:val="none" w:sz="0" w:space="0" w:color="auto"/>
                        <w:bottom w:val="none" w:sz="0" w:space="0" w:color="auto"/>
                        <w:right w:val="none" w:sz="0" w:space="0" w:color="auto"/>
                      </w:divBdr>
                    </w:div>
                    <w:div w:id="1024332405">
                      <w:marLeft w:val="0"/>
                      <w:marRight w:val="0"/>
                      <w:marTop w:val="0"/>
                      <w:marBottom w:val="0"/>
                      <w:divBdr>
                        <w:top w:val="none" w:sz="0" w:space="0" w:color="auto"/>
                        <w:left w:val="none" w:sz="0" w:space="0" w:color="auto"/>
                        <w:bottom w:val="none" w:sz="0" w:space="0" w:color="auto"/>
                        <w:right w:val="none" w:sz="0" w:space="0" w:color="auto"/>
                      </w:divBdr>
                    </w:div>
                    <w:div w:id="1157648177">
                      <w:marLeft w:val="0"/>
                      <w:marRight w:val="0"/>
                      <w:marTop w:val="0"/>
                      <w:marBottom w:val="0"/>
                      <w:divBdr>
                        <w:top w:val="none" w:sz="0" w:space="0" w:color="auto"/>
                        <w:left w:val="none" w:sz="0" w:space="0" w:color="auto"/>
                        <w:bottom w:val="none" w:sz="0" w:space="0" w:color="auto"/>
                        <w:right w:val="none" w:sz="0" w:space="0" w:color="auto"/>
                      </w:divBdr>
                    </w:div>
                    <w:div w:id="1510564498">
                      <w:marLeft w:val="0"/>
                      <w:marRight w:val="0"/>
                      <w:marTop w:val="0"/>
                      <w:marBottom w:val="0"/>
                      <w:divBdr>
                        <w:top w:val="none" w:sz="0" w:space="0" w:color="auto"/>
                        <w:left w:val="none" w:sz="0" w:space="0" w:color="auto"/>
                        <w:bottom w:val="none" w:sz="0" w:space="0" w:color="auto"/>
                        <w:right w:val="none" w:sz="0" w:space="0" w:color="auto"/>
                      </w:divBdr>
                    </w:div>
                  </w:divsChild>
                </w:div>
                <w:div w:id="1042903732">
                  <w:marLeft w:val="0"/>
                  <w:marRight w:val="0"/>
                  <w:marTop w:val="0"/>
                  <w:marBottom w:val="0"/>
                  <w:divBdr>
                    <w:top w:val="none" w:sz="0" w:space="0" w:color="auto"/>
                    <w:left w:val="none" w:sz="0" w:space="0" w:color="auto"/>
                    <w:bottom w:val="none" w:sz="0" w:space="0" w:color="auto"/>
                    <w:right w:val="none" w:sz="0" w:space="0" w:color="auto"/>
                  </w:divBdr>
                  <w:divsChild>
                    <w:div w:id="233198643">
                      <w:marLeft w:val="0"/>
                      <w:marRight w:val="0"/>
                      <w:marTop w:val="0"/>
                      <w:marBottom w:val="0"/>
                      <w:divBdr>
                        <w:top w:val="none" w:sz="0" w:space="0" w:color="auto"/>
                        <w:left w:val="none" w:sz="0" w:space="0" w:color="auto"/>
                        <w:bottom w:val="none" w:sz="0" w:space="0" w:color="auto"/>
                        <w:right w:val="none" w:sz="0" w:space="0" w:color="auto"/>
                      </w:divBdr>
                    </w:div>
                  </w:divsChild>
                </w:div>
                <w:div w:id="1143548741">
                  <w:marLeft w:val="0"/>
                  <w:marRight w:val="0"/>
                  <w:marTop w:val="0"/>
                  <w:marBottom w:val="0"/>
                  <w:divBdr>
                    <w:top w:val="none" w:sz="0" w:space="0" w:color="auto"/>
                    <w:left w:val="none" w:sz="0" w:space="0" w:color="auto"/>
                    <w:bottom w:val="none" w:sz="0" w:space="0" w:color="auto"/>
                    <w:right w:val="none" w:sz="0" w:space="0" w:color="auto"/>
                  </w:divBdr>
                  <w:divsChild>
                    <w:div w:id="1453478639">
                      <w:marLeft w:val="0"/>
                      <w:marRight w:val="0"/>
                      <w:marTop w:val="0"/>
                      <w:marBottom w:val="0"/>
                      <w:divBdr>
                        <w:top w:val="none" w:sz="0" w:space="0" w:color="auto"/>
                        <w:left w:val="none" w:sz="0" w:space="0" w:color="auto"/>
                        <w:bottom w:val="none" w:sz="0" w:space="0" w:color="auto"/>
                        <w:right w:val="none" w:sz="0" w:space="0" w:color="auto"/>
                      </w:divBdr>
                    </w:div>
                  </w:divsChild>
                </w:div>
                <w:div w:id="1217426220">
                  <w:marLeft w:val="0"/>
                  <w:marRight w:val="0"/>
                  <w:marTop w:val="0"/>
                  <w:marBottom w:val="0"/>
                  <w:divBdr>
                    <w:top w:val="none" w:sz="0" w:space="0" w:color="auto"/>
                    <w:left w:val="none" w:sz="0" w:space="0" w:color="auto"/>
                    <w:bottom w:val="none" w:sz="0" w:space="0" w:color="auto"/>
                    <w:right w:val="none" w:sz="0" w:space="0" w:color="auto"/>
                  </w:divBdr>
                  <w:divsChild>
                    <w:div w:id="372538312">
                      <w:marLeft w:val="0"/>
                      <w:marRight w:val="0"/>
                      <w:marTop w:val="0"/>
                      <w:marBottom w:val="0"/>
                      <w:divBdr>
                        <w:top w:val="none" w:sz="0" w:space="0" w:color="auto"/>
                        <w:left w:val="none" w:sz="0" w:space="0" w:color="auto"/>
                        <w:bottom w:val="none" w:sz="0" w:space="0" w:color="auto"/>
                        <w:right w:val="none" w:sz="0" w:space="0" w:color="auto"/>
                      </w:divBdr>
                    </w:div>
                    <w:div w:id="513033100">
                      <w:marLeft w:val="0"/>
                      <w:marRight w:val="0"/>
                      <w:marTop w:val="0"/>
                      <w:marBottom w:val="0"/>
                      <w:divBdr>
                        <w:top w:val="none" w:sz="0" w:space="0" w:color="auto"/>
                        <w:left w:val="none" w:sz="0" w:space="0" w:color="auto"/>
                        <w:bottom w:val="none" w:sz="0" w:space="0" w:color="auto"/>
                        <w:right w:val="none" w:sz="0" w:space="0" w:color="auto"/>
                      </w:divBdr>
                    </w:div>
                    <w:div w:id="2059934135">
                      <w:marLeft w:val="0"/>
                      <w:marRight w:val="0"/>
                      <w:marTop w:val="0"/>
                      <w:marBottom w:val="0"/>
                      <w:divBdr>
                        <w:top w:val="none" w:sz="0" w:space="0" w:color="auto"/>
                        <w:left w:val="none" w:sz="0" w:space="0" w:color="auto"/>
                        <w:bottom w:val="none" w:sz="0" w:space="0" w:color="auto"/>
                        <w:right w:val="none" w:sz="0" w:space="0" w:color="auto"/>
                      </w:divBdr>
                    </w:div>
                    <w:div w:id="2142065319">
                      <w:marLeft w:val="0"/>
                      <w:marRight w:val="0"/>
                      <w:marTop w:val="0"/>
                      <w:marBottom w:val="0"/>
                      <w:divBdr>
                        <w:top w:val="none" w:sz="0" w:space="0" w:color="auto"/>
                        <w:left w:val="none" w:sz="0" w:space="0" w:color="auto"/>
                        <w:bottom w:val="none" w:sz="0" w:space="0" w:color="auto"/>
                        <w:right w:val="none" w:sz="0" w:space="0" w:color="auto"/>
                      </w:divBdr>
                    </w:div>
                  </w:divsChild>
                </w:div>
                <w:div w:id="1296374965">
                  <w:marLeft w:val="0"/>
                  <w:marRight w:val="0"/>
                  <w:marTop w:val="0"/>
                  <w:marBottom w:val="0"/>
                  <w:divBdr>
                    <w:top w:val="none" w:sz="0" w:space="0" w:color="auto"/>
                    <w:left w:val="none" w:sz="0" w:space="0" w:color="auto"/>
                    <w:bottom w:val="none" w:sz="0" w:space="0" w:color="auto"/>
                    <w:right w:val="none" w:sz="0" w:space="0" w:color="auto"/>
                  </w:divBdr>
                  <w:divsChild>
                    <w:div w:id="86848487">
                      <w:marLeft w:val="0"/>
                      <w:marRight w:val="0"/>
                      <w:marTop w:val="0"/>
                      <w:marBottom w:val="0"/>
                      <w:divBdr>
                        <w:top w:val="none" w:sz="0" w:space="0" w:color="auto"/>
                        <w:left w:val="none" w:sz="0" w:space="0" w:color="auto"/>
                        <w:bottom w:val="none" w:sz="0" w:space="0" w:color="auto"/>
                        <w:right w:val="none" w:sz="0" w:space="0" w:color="auto"/>
                      </w:divBdr>
                    </w:div>
                    <w:div w:id="155534370">
                      <w:marLeft w:val="0"/>
                      <w:marRight w:val="0"/>
                      <w:marTop w:val="0"/>
                      <w:marBottom w:val="0"/>
                      <w:divBdr>
                        <w:top w:val="none" w:sz="0" w:space="0" w:color="auto"/>
                        <w:left w:val="none" w:sz="0" w:space="0" w:color="auto"/>
                        <w:bottom w:val="none" w:sz="0" w:space="0" w:color="auto"/>
                        <w:right w:val="none" w:sz="0" w:space="0" w:color="auto"/>
                      </w:divBdr>
                    </w:div>
                    <w:div w:id="474375996">
                      <w:marLeft w:val="0"/>
                      <w:marRight w:val="0"/>
                      <w:marTop w:val="0"/>
                      <w:marBottom w:val="0"/>
                      <w:divBdr>
                        <w:top w:val="none" w:sz="0" w:space="0" w:color="auto"/>
                        <w:left w:val="none" w:sz="0" w:space="0" w:color="auto"/>
                        <w:bottom w:val="none" w:sz="0" w:space="0" w:color="auto"/>
                        <w:right w:val="none" w:sz="0" w:space="0" w:color="auto"/>
                      </w:divBdr>
                    </w:div>
                    <w:div w:id="1645696470">
                      <w:marLeft w:val="0"/>
                      <w:marRight w:val="0"/>
                      <w:marTop w:val="0"/>
                      <w:marBottom w:val="0"/>
                      <w:divBdr>
                        <w:top w:val="none" w:sz="0" w:space="0" w:color="auto"/>
                        <w:left w:val="none" w:sz="0" w:space="0" w:color="auto"/>
                        <w:bottom w:val="none" w:sz="0" w:space="0" w:color="auto"/>
                        <w:right w:val="none" w:sz="0" w:space="0" w:color="auto"/>
                      </w:divBdr>
                    </w:div>
                    <w:div w:id="1690789975">
                      <w:marLeft w:val="0"/>
                      <w:marRight w:val="0"/>
                      <w:marTop w:val="0"/>
                      <w:marBottom w:val="0"/>
                      <w:divBdr>
                        <w:top w:val="none" w:sz="0" w:space="0" w:color="auto"/>
                        <w:left w:val="none" w:sz="0" w:space="0" w:color="auto"/>
                        <w:bottom w:val="none" w:sz="0" w:space="0" w:color="auto"/>
                        <w:right w:val="none" w:sz="0" w:space="0" w:color="auto"/>
                      </w:divBdr>
                    </w:div>
                  </w:divsChild>
                </w:div>
                <w:div w:id="1341079712">
                  <w:marLeft w:val="0"/>
                  <w:marRight w:val="0"/>
                  <w:marTop w:val="0"/>
                  <w:marBottom w:val="0"/>
                  <w:divBdr>
                    <w:top w:val="none" w:sz="0" w:space="0" w:color="auto"/>
                    <w:left w:val="none" w:sz="0" w:space="0" w:color="auto"/>
                    <w:bottom w:val="none" w:sz="0" w:space="0" w:color="auto"/>
                    <w:right w:val="none" w:sz="0" w:space="0" w:color="auto"/>
                  </w:divBdr>
                  <w:divsChild>
                    <w:div w:id="93019198">
                      <w:marLeft w:val="0"/>
                      <w:marRight w:val="0"/>
                      <w:marTop w:val="0"/>
                      <w:marBottom w:val="0"/>
                      <w:divBdr>
                        <w:top w:val="none" w:sz="0" w:space="0" w:color="auto"/>
                        <w:left w:val="none" w:sz="0" w:space="0" w:color="auto"/>
                        <w:bottom w:val="none" w:sz="0" w:space="0" w:color="auto"/>
                        <w:right w:val="none" w:sz="0" w:space="0" w:color="auto"/>
                      </w:divBdr>
                    </w:div>
                    <w:div w:id="338310804">
                      <w:marLeft w:val="0"/>
                      <w:marRight w:val="0"/>
                      <w:marTop w:val="0"/>
                      <w:marBottom w:val="0"/>
                      <w:divBdr>
                        <w:top w:val="none" w:sz="0" w:space="0" w:color="auto"/>
                        <w:left w:val="none" w:sz="0" w:space="0" w:color="auto"/>
                        <w:bottom w:val="none" w:sz="0" w:space="0" w:color="auto"/>
                        <w:right w:val="none" w:sz="0" w:space="0" w:color="auto"/>
                      </w:divBdr>
                    </w:div>
                    <w:div w:id="397095504">
                      <w:marLeft w:val="0"/>
                      <w:marRight w:val="0"/>
                      <w:marTop w:val="0"/>
                      <w:marBottom w:val="0"/>
                      <w:divBdr>
                        <w:top w:val="none" w:sz="0" w:space="0" w:color="auto"/>
                        <w:left w:val="none" w:sz="0" w:space="0" w:color="auto"/>
                        <w:bottom w:val="none" w:sz="0" w:space="0" w:color="auto"/>
                        <w:right w:val="none" w:sz="0" w:space="0" w:color="auto"/>
                      </w:divBdr>
                    </w:div>
                    <w:div w:id="453207566">
                      <w:marLeft w:val="0"/>
                      <w:marRight w:val="0"/>
                      <w:marTop w:val="0"/>
                      <w:marBottom w:val="0"/>
                      <w:divBdr>
                        <w:top w:val="none" w:sz="0" w:space="0" w:color="auto"/>
                        <w:left w:val="none" w:sz="0" w:space="0" w:color="auto"/>
                        <w:bottom w:val="none" w:sz="0" w:space="0" w:color="auto"/>
                        <w:right w:val="none" w:sz="0" w:space="0" w:color="auto"/>
                      </w:divBdr>
                    </w:div>
                    <w:div w:id="607741926">
                      <w:marLeft w:val="0"/>
                      <w:marRight w:val="0"/>
                      <w:marTop w:val="0"/>
                      <w:marBottom w:val="0"/>
                      <w:divBdr>
                        <w:top w:val="none" w:sz="0" w:space="0" w:color="auto"/>
                        <w:left w:val="none" w:sz="0" w:space="0" w:color="auto"/>
                        <w:bottom w:val="none" w:sz="0" w:space="0" w:color="auto"/>
                        <w:right w:val="none" w:sz="0" w:space="0" w:color="auto"/>
                      </w:divBdr>
                    </w:div>
                    <w:div w:id="736509678">
                      <w:marLeft w:val="0"/>
                      <w:marRight w:val="0"/>
                      <w:marTop w:val="0"/>
                      <w:marBottom w:val="0"/>
                      <w:divBdr>
                        <w:top w:val="none" w:sz="0" w:space="0" w:color="auto"/>
                        <w:left w:val="none" w:sz="0" w:space="0" w:color="auto"/>
                        <w:bottom w:val="none" w:sz="0" w:space="0" w:color="auto"/>
                        <w:right w:val="none" w:sz="0" w:space="0" w:color="auto"/>
                      </w:divBdr>
                    </w:div>
                    <w:div w:id="758408477">
                      <w:marLeft w:val="0"/>
                      <w:marRight w:val="0"/>
                      <w:marTop w:val="0"/>
                      <w:marBottom w:val="0"/>
                      <w:divBdr>
                        <w:top w:val="none" w:sz="0" w:space="0" w:color="auto"/>
                        <w:left w:val="none" w:sz="0" w:space="0" w:color="auto"/>
                        <w:bottom w:val="none" w:sz="0" w:space="0" w:color="auto"/>
                        <w:right w:val="none" w:sz="0" w:space="0" w:color="auto"/>
                      </w:divBdr>
                    </w:div>
                    <w:div w:id="1032613576">
                      <w:marLeft w:val="0"/>
                      <w:marRight w:val="0"/>
                      <w:marTop w:val="0"/>
                      <w:marBottom w:val="0"/>
                      <w:divBdr>
                        <w:top w:val="none" w:sz="0" w:space="0" w:color="auto"/>
                        <w:left w:val="none" w:sz="0" w:space="0" w:color="auto"/>
                        <w:bottom w:val="none" w:sz="0" w:space="0" w:color="auto"/>
                        <w:right w:val="none" w:sz="0" w:space="0" w:color="auto"/>
                      </w:divBdr>
                    </w:div>
                    <w:div w:id="1143040582">
                      <w:marLeft w:val="0"/>
                      <w:marRight w:val="0"/>
                      <w:marTop w:val="0"/>
                      <w:marBottom w:val="0"/>
                      <w:divBdr>
                        <w:top w:val="none" w:sz="0" w:space="0" w:color="auto"/>
                        <w:left w:val="none" w:sz="0" w:space="0" w:color="auto"/>
                        <w:bottom w:val="none" w:sz="0" w:space="0" w:color="auto"/>
                        <w:right w:val="none" w:sz="0" w:space="0" w:color="auto"/>
                      </w:divBdr>
                    </w:div>
                    <w:div w:id="1335690851">
                      <w:marLeft w:val="0"/>
                      <w:marRight w:val="0"/>
                      <w:marTop w:val="0"/>
                      <w:marBottom w:val="0"/>
                      <w:divBdr>
                        <w:top w:val="none" w:sz="0" w:space="0" w:color="auto"/>
                        <w:left w:val="none" w:sz="0" w:space="0" w:color="auto"/>
                        <w:bottom w:val="none" w:sz="0" w:space="0" w:color="auto"/>
                        <w:right w:val="none" w:sz="0" w:space="0" w:color="auto"/>
                      </w:divBdr>
                    </w:div>
                    <w:div w:id="1368679552">
                      <w:marLeft w:val="0"/>
                      <w:marRight w:val="0"/>
                      <w:marTop w:val="0"/>
                      <w:marBottom w:val="0"/>
                      <w:divBdr>
                        <w:top w:val="none" w:sz="0" w:space="0" w:color="auto"/>
                        <w:left w:val="none" w:sz="0" w:space="0" w:color="auto"/>
                        <w:bottom w:val="none" w:sz="0" w:space="0" w:color="auto"/>
                        <w:right w:val="none" w:sz="0" w:space="0" w:color="auto"/>
                      </w:divBdr>
                    </w:div>
                  </w:divsChild>
                </w:div>
                <w:div w:id="1380663418">
                  <w:marLeft w:val="0"/>
                  <w:marRight w:val="0"/>
                  <w:marTop w:val="0"/>
                  <w:marBottom w:val="0"/>
                  <w:divBdr>
                    <w:top w:val="none" w:sz="0" w:space="0" w:color="auto"/>
                    <w:left w:val="none" w:sz="0" w:space="0" w:color="auto"/>
                    <w:bottom w:val="none" w:sz="0" w:space="0" w:color="auto"/>
                    <w:right w:val="none" w:sz="0" w:space="0" w:color="auto"/>
                  </w:divBdr>
                  <w:divsChild>
                    <w:div w:id="389425207">
                      <w:marLeft w:val="0"/>
                      <w:marRight w:val="0"/>
                      <w:marTop w:val="0"/>
                      <w:marBottom w:val="0"/>
                      <w:divBdr>
                        <w:top w:val="none" w:sz="0" w:space="0" w:color="auto"/>
                        <w:left w:val="none" w:sz="0" w:space="0" w:color="auto"/>
                        <w:bottom w:val="none" w:sz="0" w:space="0" w:color="auto"/>
                        <w:right w:val="none" w:sz="0" w:space="0" w:color="auto"/>
                      </w:divBdr>
                    </w:div>
                  </w:divsChild>
                </w:div>
                <w:div w:id="1387338057">
                  <w:marLeft w:val="0"/>
                  <w:marRight w:val="0"/>
                  <w:marTop w:val="0"/>
                  <w:marBottom w:val="0"/>
                  <w:divBdr>
                    <w:top w:val="none" w:sz="0" w:space="0" w:color="auto"/>
                    <w:left w:val="none" w:sz="0" w:space="0" w:color="auto"/>
                    <w:bottom w:val="none" w:sz="0" w:space="0" w:color="auto"/>
                    <w:right w:val="none" w:sz="0" w:space="0" w:color="auto"/>
                  </w:divBdr>
                  <w:divsChild>
                    <w:div w:id="1690062449">
                      <w:marLeft w:val="0"/>
                      <w:marRight w:val="0"/>
                      <w:marTop w:val="0"/>
                      <w:marBottom w:val="0"/>
                      <w:divBdr>
                        <w:top w:val="none" w:sz="0" w:space="0" w:color="auto"/>
                        <w:left w:val="none" w:sz="0" w:space="0" w:color="auto"/>
                        <w:bottom w:val="none" w:sz="0" w:space="0" w:color="auto"/>
                        <w:right w:val="none" w:sz="0" w:space="0" w:color="auto"/>
                      </w:divBdr>
                    </w:div>
                  </w:divsChild>
                </w:div>
                <w:div w:id="1489900217">
                  <w:marLeft w:val="0"/>
                  <w:marRight w:val="0"/>
                  <w:marTop w:val="0"/>
                  <w:marBottom w:val="0"/>
                  <w:divBdr>
                    <w:top w:val="none" w:sz="0" w:space="0" w:color="auto"/>
                    <w:left w:val="none" w:sz="0" w:space="0" w:color="auto"/>
                    <w:bottom w:val="none" w:sz="0" w:space="0" w:color="auto"/>
                    <w:right w:val="none" w:sz="0" w:space="0" w:color="auto"/>
                  </w:divBdr>
                  <w:divsChild>
                    <w:div w:id="1055620627">
                      <w:marLeft w:val="0"/>
                      <w:marRight w:val="0"/>
                      <w:marTop w:val="0"/>
                      <w:marBottom w:val="0"/>
                      <w:divBdr>
                        <w:top w:val="none" w:sz="0" w:space="0" w:color="auto"/>
                        <w:left w:val="none" w:sz="0" w:space="0" w:color="auto"/>
                        <w:bottom w:val="none" w:sz="0" w:space="0" w:color="auto"/>
                        <w:right w:val="none" w:sz="0" w:space="0" w:color="auto"/>
                      </w:divBdr>
                    </w:div>
                  </w:divsChild>
                </w:div>
                <w:div w:id="1592932451">
                  <w:marLeft w:val="0"/>
                  <w:marRight w:val="0"/>
                  <w:marTop w:val="0"/>
                  <w:marBottom w:val="0"/>
                  <w:divBdr>
                    <w:top w:val="none" w:sz="0" w:space="0" w:color="auto"/>
                    <w:left w:val="none" w:sz="0" w:space="0" w:color="auto"/>
                    <w:bottom w:val="none" w:sz="0" w:space="0" w:color="auto"/>
                    <w:right w:val="none" w:sz="0" w:space="0" w:color="auto"/>
                  </w:divBdr>
                  <w:divsChild>
                    <w:div w:id="1072317447">
                      <w:marLeft w:val="0"/>
                      <w:marRight w:val="0"/>
                      <w:marTop w:val="0"/>
                      <w:marBottom w:val="0"/>
                      <w:divBdr>
                        <w:top w:val="none" w:sz="0" w:space="0" w:color="auto"/>
                        <w:left w:val="none" w:sz="0" w:space="0" w:color="auto"/>
                        <w:bottom w:val="none" w:sz="0" w:space="0" w:color="auto"/>
                        <w:right w:val="none" w:sz="0" w:space="0" w:color="auto"/>
                      </w:divBdr>
                    </w:div>
                    <w:div w:id="1092160538">
                      <w:marLeft w:val="0"/>
                      <w:marRight w:val="0"/>
                      <w:marTop w:val="0"/>
                      <w:marBottom w:val="0"/>
                      <w:divBdr>
                        <w:top w:val="none" w:sz="0" w:space="0" w:color="auto"/>
                        <w:left w:val="none" w:sz="0" w:space="0" w:color="auto"/>
                        <w:bottom w:val="none" w:sz="0" w:space="0" w:color="auto"/>
                        <w:right w:val="none" w:sz="0" w:space="0" w:color="auto"/>
                      </w:divBdr>
                    </w:div>
                    <w:div w:id="1867330765">
                      <w:marLeft w:val="0"/>
                      <w:marRight w:val="0"/>
                      <w:marTop w:val="0"/>
                      <w:marBottom w:val="0"/>
                      <w:divBdr>
                        <w:top w:val="none" w:sz="0" w:space="0" w:color="auto"/>
                        <w:left w:val="none" w:sz="0" w:space="0" w:color="auto"/>
                        <w:bottom w:val="none" w:sz="0" w:space="0" w:color="auto"/>
                        <w:right w:val="none" w:sz="0" w:space="0" w:color="auto"/>
                      </w:divBdr>
                    </w:div>
                    <w:div w:id="2011060967">
                      <w:marLeft w:val="0"/>
                      <w:marRight w:val="0"/>
                      <w:marTop w:val="0"/>
                      <w:marBottom w:val="0"/>
                      <w:divBdr>
                        <w:top w:val="none" w:sz="0" w:space="0" w:color="auto"/>
                        <w:left w:val="none" w:sz="0" w:space="0" w:color="auto"/>
                        <w:bottom w:val="none" w:sz="0" w:space="0" w:color="auto"/>
                        <w:right w:val="none" w:sz="0" w:space="0" w:color="auto"/>
                      </w:divBdr>
                    </w:div>
                    <w:div w:id="2059476854">
                      <w:marLeft w:val="0"/>
                      <w:marRight w:val="0"/>
                      <w:marTop w:val="0"/>
                      <w:marBottom w:val="0"/>
                      <w:divBdr>
                        <w:top w:val="none" w:sz="0" w:space="0" w:color="auto"/>
                        <w:left w:val="none" w:sz="0" w:space="0" w:color="auto"/>
                        <w:bottom w:val="none" w:sz="0" w:space="0" w:color="auto"/>
                        <w:right w:val="none" w:sz="0" w:space="0" w:color="auto"/>
                      </w:divBdr>
                    </w:div>
                  </w:divsChild>
                </w:div>
                <w:div w:id="1647733380">
                  <w:marLeft w:val="0"/>
                  <w:marRight w:val="0"/>
                  <w:marTop w:val="0"/>
                  <w:marBottom w:val="0"/>
                  <w:divBdr>
                    <w:top w:val="none" w:sz="0" w:space="0" w:color="auto"/>
                    <w:left w:val="none" w:sz="0" w:space="0" w:color="auto"/>
                    <w:bottom w:val="none" w:sz="0" w:space="0" w:color="auto"/>
                    <w:right w:val="none" w:sz="0" w:space="0" w:color="auto"/>
                  </w:divBdr>
                  <w:divsChild>
                    <w:div w:id="643852531">
                      <w:marLeft w:val="0"/>
                      <w:marRight w:val="0"/>
                      <w:marTop w:val="0"/>
                      <w:marBottom w:val="0"/>
                      <w:divBdr>
                        <w:top w:val="none" w:sz="0" w:space="0" w:color="auto"/>
                        <w:left w:val="none" w:sz="0" w:space="0" w:color="auto"/>
                        <w:bottom w:val="none" w:sz="0" w:space="0" w:color="auto"/>
                        <w:right w:val="none" w:sz="0" w:space="0" w:color="auto"/>
                      </w:divBdr>
                    </w:div>
                  </w:divsChild>
                </w:div>
                <w:div w:id="1740590035">
                  <w:marLeft w:val="0"/>
                  <w:marRight w:val="0"/>
                  <w:marTop w:val="0"/>
                  <w:marBottom w:val="0"/>
                  <w:divBdr>
                    <w:top w:val="none" w:sz="0" w:space="0" w:color="auto"/>
                    <w:left w:val="none" w:sz="0" w:space="0" w:color="auto"/>
                    <w:bottom w:val="none" w:sz="0" w:space="0" w:color="auto"/>
                    <w:right w:val="none" w:sz="0" w:space="0" w:color="auto"/>
                  </w:divBdr>
                  <w:divsChild>
                    <w:div w:id="27419567">
                      <w:marLeft w:val="0"/>
                      <w:marRight w:val="0"/>
                      <w:marTop w:val="0"/>
                      <w:marBottom w:val="0"/>
                      <w:divBdr>
                        <w:top w:val="none" w:sz="0" w:space="0" w:color="auto"/>
                        <w:left w:val="none" w:sz="0" w:space="0" w:color="auto"/>
                        <w:bottom w:val="none" w:sz="0" w:space="0" w:color="auto"/>
                        <w:right w:val="none" w:sz="0" w:space="0" w:color="auto"/>
                      </w:divBdr>
                    </w:div>
                  </w:divsChild>
                </w:div>
                <w:div w:id="1840458103">
                  <w:marLeft w:val="0"/>
                  <w:marRight w:val="0"/>
                  <w:marTop w:val="0"/>
                  <w:marBottom w:val="0"/>
                  <w:divBdr>
                    <w:top w:val="none" w:sz="0" w:space="0" w:color="auto"/>
                    <w:left w:val="none" w:sz="0" w:space="0" w:color="auto"/>
                    <w:bottom w:val="none" w:sz="0" w:space="0" w:color="auto"/>
                    <w:right w:val="none" w:sz="0" w:space="0" w:color="auto"/>
                  </w:divBdr>
                  <w:divsChild>
                    <w:div w:id="75635286">
                      <w:marLeft w:val="0"/>
                      <w:marRight w:val="0"/>
                      <w:marTop w:val="0"/>
                      <w:marBottom w:val="0"/>
                      <w:divBdr>
                        <w:top w:val="none" w:sz="0" w:space="0" w:color="auto"/>
                        <w:left w:val="none" w:sz="0" w:space="0" w:color="auto"/>
                        <w:bottom w:val="none" w:sz="0" w:space="0" w:color="auto"/>
                        <w:right w:val="none" w:sz="0" w:space="0" w:color="auto"/>
                      </w:divBdr>
                    </w:div>
                    <w:div w:id="134568519">
                      <w:marLeft w:val="0"/>
                      <w:marRight w:val="0"/>
                      <w:marTop w:val="0"/>
                      <w:marBottom w:val="0"/>
                      <w:divBdr>
                        <w:top w:val="none" w:sz="0" w:space="0" w:color="auto"/>
                        <w:left w:val="none" w:sz="0" w:space="0" w:color="auto"/>
                        <w:bottom w:val="none" w:sz="0" w:space="0" w:color="auto"/>
                        <w:right w:val="none" w:sz="0" w:space="0" w:color="auto"/>
                      </w:divBdr>
                    </w:div>
                    <w:div w:id="392512019">
                      <w:marLeft w:val="0"/>
                      <w:marRight w:val="0"/>
                      <w:marTop w:val="0"/>
                      <w:marBottom w:val="0"/>
                      <w:divBdr>
                        <w:top w:val="none" w:sz="0" w:space="0" w:color="auto"/>
                        <w:left w:val="none" w:sz="0" w:space="0" w:color="auto"/>
                        <w:bottom w:val="none" w:sz="0" w:space="0" w:color="auto"/>
                        <w:right w:val="none" w:sz="0" w:space="0" w:color="auto"/>
                      </w:divBdr>
                    </w:div>
                    <w:div w:id="544945038">
                      <w:marLeft w:val="0"/>
                      <w:marRight w:val="0"/>
                      <w:marTop w:val="0"/>
                      <w:marBottom w:val="0"/>
                      <w:divBdr>
                        <w:top w:val="none" w:sz="0" w:space="0" w:color="auto"/>
                        <w:left w:val="none" w:sz="0" w:space="0" w:color="auto"/>
                        <w:bottom w:val="none" w:sz="0" w:space="0" w:color="auto"/>
                        <w:right w:val="none" w:sz="0" w:space="0" w:color="auto"/>
                      </w:divBdr>
                    </w:div>
                    <w:div w:id="1110590072">
                      <w:marLeft w:val="0"/>
                      <w:marRight w:val="0"/>
                      <w:marTop w:val="0"/>
                      <w:marBottom w:val="0"/>
                      <w:divBdr>
                        <w:top w:val="none" w:sz="0" w:space="0" w:color="auto"/>
                        <w:left w:val="none" w:sz="0" w:space="0" w:color="auto"/>
                        <w:bottom w:val="none" w:sz="0" w:space="0" w:color="auto"/>
                        <w:right w:val="none" w:sz="0" w:space="0" w:color="auto"/>
                      </w:divBdr>
                    </w:div>
                    <w:div w:id="1438452913">
                      <w:marLeft w:val="0"/>
                      <w:marRight w:val="0"/>
                      <w:marTop w:val="0"/>
                      <w:marBottom w:val="0"/>
                      <w:divBdr>
                        <w:top w:val="none" w:sz="0" w:space="0" w:color="auto"/>
                        <w:left w:val="none" w:sz="0" w:space="0" w:color="auto"/>
                        <w:bottom w:val="none" w:sz="0" w:space="0" w:color="auto"/>
                        <w:right w:val="none" w:sz="0" w:space="0" w:color="auto"/>
                      </w:divBdr>
                    </w:div>
                    <w:div w:id="1839807483">
                      <w:marLeft w:val="0"/>
                      <w:marRight w:val="0"/>
                      <w:marTop w:val="0"/>
                      <w:marBottom w:val="0"/>
                      <w:divBdr>
                        <w:top w:val="none" w:sz="0" w:space="0" w:color="auto"/>
                        <w:left w:val="none" w:sz="0" w:space="0" w:color="auto"/>
                        <w:bottom w:val="none" w:sz="0" w:space="0" w:color="auto"/>
                        <w:right w:val="none" w:sz="0" w:space="0" w:color="auto"/>
                      </w:divBdr>
                    </w:div>
                    <w:div w:id="1871643137">
                      <w:marLeft w:val="0"/>
                      <w:marRight w:val="0"/>
                      <w:marTop w:val="0"/>
                      <w:marBottom w:val="0"/>
                      <w:divBdr>
                        <w:top w:val="none" w:sz="0" w:space="0" w:color="auto"/>
                        <w:left w:val="none" w:sz="0" w:space="0" w:color="auto"/>
                        <w:bottom w:val="none" w:sz="0" w:space="0" w:color="auto"/>
                        <w:right w:val="none" w:sz="0" w:space="0" w:color="auto"/>
                      </w:divBdr>
                    </w:div>
                    <w:div w:id="1879662512">
                      <w:marLeft w:val="0"/>
                      <w:marRight w:val="0"/>
                      <w:marTop w:val="0"/>
                      <w:marBottom w:val="0"/>
                      <w:divBdr>
                        <w:top w:val="none" w:sz="0" w:space="0" w:color="auto"/>
                        <w:left w:val="none" w:sz="0" w:space="0" w:color="auto"/>
                        <w:bottom w:val="none" w:sz="0" w:space="0" w:color="auto"/>
                        <w:right w:val="none" w:sz="0" w:space="0" w:color="auto"/>
                      </w:divBdr>
                    </w:div>
                    <w:div w:id="1886990321">
                      <w:marLeft w:val="0"/>
                      <w:marRight w:val="0"/>
                      <w:marTop w:val="0"/>
                      <w:marBottom w:val="0"/>
                      <w:divBdr>
                        <w:top w:val="none" w:sz="0" w:space="0" w:color="auto"/>
                        <w:left w:val="none" w:sz="0" w:space="0" w:color="auto"/>
                        <w:bottom w:val="none" w:sz="0" w:space="0" w:color="auto"/>
                        <w:right w:val="none" w:sz="0" w:space="0" w:color="auto"/>
                      </w:divBdr>
                    </w:div>
                    <w:div w:id="2024234994">
                      <w:marLeft w:val="0"/>
                      <w:marRight w:val="0"/>
                      <w:marTop w:val="0"/>
                      <w:marBottom w:val="0"/>
                      <w:divBdr>
                        <w:top w:val="none" w:sz="0" w:space="0" w:color="auto"/>
                        <w:left w:val="none" w:sz="0" w:space="0" w:color="auto"/>
                        <w:bottom w:val="none" w:sz="0" w:space="0" w:color="auto"/>
                        <w:right w:val="none" w:sz="0" w:space="0" w:color="auto"/>
                      </w:divBdr>
                    </w:div>
                  </w:divsChild>
                </w:div>
                <w:div w:id="1863088037">
                  <w:marLeft w:val="0"/>
                  <w:marRight w:val="0"/>
                  <w:marTop w:val="0"/>
                  <w:marBottom w:val="0"/>
                  <w:divBdr>
                    <w:top w:val="none" w:sz="0" w:space="0" w:color="auto"/>
                    <w:left w:val="none" w:sz="0" w:space="0" w:color="auto"/>
                    <w:bottom w:val="none" w:sz="0" w:space="0" w:color="auto"/>
                    <w:right w:val="none" w:sz="0" w:space="0" w:color="auto"/>
                  </w:divBdr>
                  <w:divsChild>
                    <w:div w:id="723598259">
                      <w:marLeft w:val="0"/>
                      <w:marRight w:val="0"/>
                      <w:marTop w:val="0"/>
                      <w:marBottom w:val="0"/>
                      <w:divBdr>
                        <w:top w:val="none" w:sz="0" w:space="0" w:color="auto"/>
                        <w:left w:val="none" w:sz="0" w:space="0" w:color="auto"/>
                        <w:bottom w:val="none" w:sz="0" w:space="0" w:color="auto"/>
                        <w:right w:val="none" w:sz="0" w:space="0" w:color="auto"/>
                      </w:divBdr>
                    </w:div>
                    <w:div w:id="836533969">
                      <w:marLeft w:val="0"/>
                      <w:marRight w:val="0"/>
                      <w:marTop w:val="0"/>
                      <w:marBottom w:val="0"/>
                      <w:divBdr>
                        <w:top w:val="none" w:sz="0" w:space="0" w:color="auto"/>
                        <w:left w:val="none" w:sz="0" w:space="0" w:color="auto"/>
                        <w:bottom w:val="none" w:sz="0" w:space="0" w:color="auto"/>
                        <w:right w:val="none" w:sz="0" w:space="0" w:color="auto"/>
                      </w:divBdr>
                    </w:div>
                    <w:div w:id="846559713">
                      <w:marLeft w:val="0"/>
                      <w:marRight w:val="0"/>
                      <w:marTop w:val="0"/>
                      <w:marBottom w:val="0"/>
                      <w:divBdr>
                        <w:top w:val="none" w:sz="0" w:space="0" w:color="auto"/>
                        <w:left w:val="none" w:sz="0" w:space="0" w:color="auto"/>
                        <w:bottom w:val="none" w:sz="0" w:space="0" w:color="auto"/>
                        <w:right w:val="none" w:sz="0" w:space="0" w:color="auto"/>
                      </w:divBdr>
                    </w:div>
                    <w:div w:id="882180101">
                      <w:marLeft w:val="0"/>
                      <w:marRight w:val="0"/>
                      <w:marTop w:val="0"/>
                      <w:marBottom w:val="0"/>
                      <w:divBdr>
                        <w:top w:val="none" w:sz="0" w:space="0" w:color="auto"/>
                        <w:left w:val="none" w:sz="0" w:space="0" w:color="auto"/>
                        <w:bottom w:val="none" w:sz="0" w:space="0" w:color="auto"/>
                        <w:right w:val="none" w:sz="0" w:space="0" w:color="auto"/>
                      </w:divBdr>
                    </w:div>
                    <w:div w:id="896628008">
                      <w:marLeft w:val="0"/>
                      <w:marRight w:val="0"/>
                      <w:marTop w:val="0"/>
                      <w:marBottom w:val="0"/>
                      <w:divBdr>
                        <w:top w:val="none" w:sz="0" w:space="0" w:color="auto"/>
                        <w:left w:val="none" w:sz="0" w:space="0" w:color="auto"/>
                        <w:bottom w:val="none" w:sz="0" w:space="0" w:color="auto"/>
                        <w:right w:val="none" w:sz="0" w:space="0" w:color="auto"/>
                      </w:divBdr>
                    </w:div>
                    <w:div w:id="918906037">
                      <w:marLeft w:val="0"/>
                      <w:marRight w:val="0"/>
                      <w:marTop w:val="0"/>
                      <w:marBottom w:val="0"/>
                      <w:divBdr>
                        <w:top w:val="none" w:sz="0" w:space="0" w:color="auto"/>
                        <w:left w:val="none" w:sz="0" w:space="0" w:color="auto"/>
                        <w:bottom w:val="none" w:sz="0" w:space="0" w:color="auto"/>
                        <w:right w:val="none" w:sz="0" w:space="0" w:color="auto"/>
                      </w:divBdr>
                    </w:div>
                    <w:div w:id="1298562025">
                      <w:marLeft w:val="0"/>
                      <w:marRight w:val="0"/>
                      <w:marTop w:val="0"/>
                      <w:marBottom w:val="0"/>
                      <w:divBdr>
                        <w:top w:val="none" w:sz="0" w:space="0" w:color="auto"/>
                        <w:left w:val="none" w:sz="0" w:space="0" w:color="auto"/>
                        <w:bottom w:val="none" w:sz="0" w:space="0" w:color="auto"/>
                        <w:right w:val="none" w:sz="0" w:space="0" w:color="auto"/>
                      </w:divBdr>
                    </w:div>
                    <w:div w:id="1350330721">
                      <w:marLeft w:val="0"/>
                      <w:marRight w:val="0"/>
                      <w:marTop w:val="0"/>
                      <w:marBottom w:val="0"/>
                      <w:divBdr>
                        <w:top w:val="none" w:sz="0" w:space="0" w:color="auto"/>
                        <w:left w:val="none" w:sz="0" w:space="0" w:color="auto"/>
                        <w:bottom w:val="none" w:sz="0" w:space="0" w:color="auto"/>
                        <w:right w:val="none" w:sz="0" w:space="0" w:color="auto"/>
                      </w:divBdr>
                    </w:div>
                    <w:div w:id="1517423061">
                      <w:marLeft w:val="0"/>
                      <w:marRight w:val="0"/>
                      <w:marTop w:val="0"/>
                      <w:marBottom w:val="0"/>
                      <w:divBdr>
                        <w:top w:val="none" w:sz="0" w:space="0" w:color="auto"/>
                        <w:left w:val="none" w:sz="0" w:space="0" w:color="auto"/>
                        <w:bottom w:val="none" w:sz="0" w:space="0" w:color="auto"/>
                        <w:right w:val="none" w:sz="0" w:space="0" w:color="auto"/>
                      </w:divBdr>
                    </w:div>
                    <w:div w:id="1526794714">
                      <w:marLeft w:val="0"/>
                      <w:marRight w:val="0"/>
                      <w:marTop w:val="0"/>
                      <w:marBottom w:val="0"/>
                      <w:divBdr>
                        <w:top w:val="none" w:sz="0" w:space="0" w:color="auto"/>
                        <w:left w:val="none" w:sz="0" w:space="0" w:color="auto"/>
                        <w:bottom w:val="none" w:sz="0" w:space="0" w:color="auto"/>
                        <w:right w:val="none" w:sz="0" w:space="0" w:color="auto"/>
                      </w:divBdr>
                    </w:div>
                    <w:div w:id="1546528829">
                      <w:marLeft w:val="0"/>
                      <w:marRight w:val="0"/>
                      <w:marTop w:val="0"/>
                      <w:marBottom w:val="0"/>
                      <w:divBdr>
                        <w:top w:val="none" w:sz="0" w:space="0" w:color="auto"/>
                        <w:left w:val="none" w:sz="0" w:space="0" w:color="auto"/>
                        <w:bottom w:val="none" w:sz="0" w:space="0" w:color="auto"/>
                        <w:right w:val="none" w:sz="0" w:space="0" w:color="auto"/>
                      </w:divBdr>
                    </w:div>
                  </w:divsChild>
                </w:div>
                <w:div w:id="1890459183">
                  <w:marLeft w:val="0"/>
                  <w:marRight w:val="0"/>
                  <w:marTop w:val="0"/>
                  <w:marBottom w:val="0"/>
                  <w:divBdr>
                    <w:top w:val="none" w:sz="0" w:space="0" w:color="auto"/>
                    <w:left w:val="none" w:sz="0" w:space="0" w:color="auto"/>
                    <w:bottom w:val="none" w:sz="0" w:space="0" w:color="auto"/>
                    <w:right w:val="none" w:sz="0" w:space="0" w:color="auto"/>
                  </w:divBdr>
                  <w:divsChild>
                    <w:div w:id="587810225">
                      <w:marLeft w:val="0"/>
                      <w:marRight w:val="0"/>
                      <w:marTop w:val="0"/>
                      <w:marBottom w:val="0"/>
                      <w:divBdr>
                        <w:top w:val="none" w:sz="0" w:space="0" w:color="auto"/>
                        <w:left w:val="none" w:sz="0" w:space="0" w:color="auto"/>
                        <w:bottom w:val="none" w:sz="0" w:space="0" w:color="auto"/>
                        <w:right w:val="none" w:sz="0" w:space="0" w:color="auto"/>
                      </w:divBdr>
                    </w:div>
                    <w:div w:id="1037319125">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546410382">
                      <w:marLeft w:val="0"/>
                      <w:marRight w:val="0"/>
                      <w:marTop w:val="0"/>
                      <w:marBottom w:val="0"/>
                      <w:divBdr>
                        <w:top w:val="none" w:sz="0" w:space="0" w:color="auto"/>
                        <w:left w:val="none" w:sz="0" w:space="0" w:color="auto"/>
                        <w:bottom w:val="none" w:sz="0" w:space="0" w:color="auto"/>
                        <w:right w:val="none" w:sz="0" w:space="0" w:color="auto"/>
                      </w:divBdr>
                    </w:div>
                    <w:div w:id="1800490587">
                      <w:marLeft w:val="0"/>
                      <w:marRight w:val="0"/>
                      <w:marTop w:val="0"/>
                      <w:marBottom w:val="0"/>
                      <w:divBdr>
                        <w:top w:val="none" w:sz="0" w:space="0" w:color="auto"/>
                        <w:left w:val="none" w:sz="0" w:space="0" w:color="auto"/>
                        <w:bottom w:val="none" w:sz="0" w:space="0" w:color="auto"/>
                        <w:right w:val="none" w:sz="0" w:space="0" w:color="auto"/>
                      </w:divBdr>
                    </w:div>
                  </w:divsChild>
                </w:div>
                <w:div w:id="1912689186">
                  <w:marLeft w:val="0"/>
                  <w:marRight w:val="0"/>
                  <w:marTop w:val="0"/>
                  <w:marBottom w:val="0"/>
                  <w:divBdr>
                    <w:top w:val="none" w:sz="0" w:space="0" w:color="auto"/>
                    <w:left w:val="none" w:sz="0" w:space="0" w:color="auto"/>
                    <w:bottom w:val="none" w:sz="0" w:space="0" w:color="auto"/>
                    <w:right w:val="none" w:sz="0" w:space="0" w:color="auto"/>
                  </w:divBdr>
                  <w:divsChild>
                    <w:div w:id="551814384">
                      <w:marLeft w:val="0"/>
                      <w:marRight w:val="0"/>
                      <w:marTop w:val="0"/>
                      <w:marBottom w:val="0"/>
                      <w:divBdr>
                        <w:top w:val="none" w:sz="0" w:space="0" w:color="auto"/>
                        <w:left w:val="none" w:sz="0" w:space="0" w:color="auto"/>
                        <w:bottom w:val="none" w:sz="0" w:space="0" w:color="auto"/>
                        <w:right w:val="none" w:sz="0" w:space="0" w:color="auto"/>
                      </w:divBdr>
                    </w:div>
                  </w:divsChild>
                </w:div>
                <w:div w:id="1933590670">
                  <w:marLeft w:val="0"/>
                  <w:marRight w:val="0"/>
                  <w:marTop w:val="0"/>
                  <w:marBottom w:val="0"/>
                  <w:divBdr>
                    <w:top w:val="none" w:sz="0" w:space="0" w:color="auto"/>
                    <w:left w:val="none" w:sz="0" w:space="0" w:color="auto"/>
                    <w:bottom w:val="none" w:sz="0" w:space="0" w:color="auto"/>
                    <w:right w:val="none" w:sz="0" w:space="0" w:color="auto"/>
                  </w:divBdr>
                  <w:divsChild>
                    <w:div w:id="1587417199">
                      <w:marLeft w:val="0"/>
                      <w:marRight w:val="0"/>
                      <w:marTop w:val="0"/>
                      <w:marBottom w:val="0"/>
                      <w:divBdr>
                        <w:top w:val="none" w:sz="0" w:space="0" w:color="auto"/>
                        <w:left w:val="none" w:sz="0" w:space="0" w:color="auto"/>
                        <w:bottom w:val="none" w:sz="0" w:space="0" w:color="auto"/>
                        <w:right w:val="none" w:sz="0" w:space="0" w:color="auto"/>
                      </w:divBdr>
                    </w:div>
                    <w:div w:id="1697579104">
                      <w:marLeft w:val="0"/>
                      <w:marRight w:val="0"/>
                      <w:marTop w:val="0"/>
                      <w:marBottom w:val="0"/>
                      <w:divBdr>
                        <w:top w:val="none" w:sz="0" w:space="0" w:color="auto"/>
                        <w:left w:val="none" w:sz="0" w:space="0" w:color="auto"/>
                        <w:bottom w:val="none" w:sz="0" w:space="0" w:color="auto"/>
                        <w:right w:val="none" w:sz="0" w:space="0" w:color="auto"/>
                      </w:divBdr>
                    </w:div>
                    <w:div w:id="1816605388">
                      <w:marLeft w:val="0"/>
                      <w:marRight w:val="0"/>
                      <w:marTop w:val="0"/>
                      <w:marBottom w:val="0"/>
                      <w:divBdr>
                        <w:top w:val="none" w:sz="0" w:space="0" w:color="auto"/>
                        <w:left w:val="none" w:sz="0" w:space="0" w:color="auto"/>
                        <w:bottom w:val="none" w:sz="0" w:space="0" w:color="auto"/>
                        <w:right w:val="none" w:sz="0" w:space="0" w:color="auto"/>
                      </w:divBdr>
                    </w:div>
                    <w:div w:id="2009094520">
                      <w:marLeft w:val="0"/>
                      <w:marRight w:val="0"/>
                      <w:marTop w:val="0"/>
                      <w:marBottom w:val="0"/>
                      <w:divBdr>
                        <w:top w:val="none" w:sz="0" w:space="0" w:color="auto"/>
                        <w:left w:val="none" w:sz="0" w:space="0" w:color="auto"/>
                        <w:bottom w:val="none" w:sz="0" w:space="0" w:color="auto"/>
                        <w:right w:val="none" w:sz="0" w:space="0" w:color="auto"/>
                      </w:divBdr>
                    </w:div>
                  </w:divsChild>
                </w:div>
                <w:div w:id="2021539735">
                  <w:marLeft w:val="0"/>
                  <w:marRight w:val="0"/>
                  <w:marTop w:val="0"/>
                  <w:marBottom w:val="0"/>
                  <w:divBdr>
                    <w:top w:val="none" w:sz="0" w:space="0" w:color="auto"/>
                    <w:left w:val="none" w:sz="0" w:space="0" w:color="auto"/>
                    <w:bottom w:val="none" w:sz="0" w:space="0" w:color="auto"/>
                    <w:right w:val="none" w:sz="0" w:space="0" w:color="auto"/>
                  </w:divBdr>
                  <w:divsChild>
                    <w:div w:id="623465273">
                      <w:marLeft w:val="0"/>
                      <w:marRight w:val="0"/>
                      <w:marTop w:val="0"/>
                      <w:marBottom w:val="0"/>
                      <w:divBdr>
                        <w:top w:val="none" w:sz="0" w:space="0" w:color="auto"/>
                        <w:left w:val="none" w:sz="0" w:space="0" w:color="auto"/>
                        <w:bottom w:val="none" w:sz="0" w:space="0" w:color="auto"/>
                        <w:right w:val="none" w:sz="0" w:space="0" w:color="auto"/>
                      </w:divBdr>
                    </w:div>
                    <w:div w:id="668826578">
                      <w:marLeft w:val="0"/>
                      <w:marRight w:val="0"/>
                      <w:marTop w:val="0"/>
                      <w:marBottom w:val="0"/>
                      <w:divBdr>
                        <w:top w:val="none" w:sz="0" w:space="0" w:color="auto"/>
                        <w:left w:val="none" w:sz="0" w:space="0" w:color="auto"/>
                        <w:bottom w:val="none" w:sz="0" w:space="0" w:color="auto"/>
                        <w:right w:val="none" w:sz="0" w:space="0" w:color="auto"/>
                      </w:divBdr>
                    </w:div>
                    <w:div w:id="824975231">
                      <w:marLeft w:val="0"/>
                      <w:marRight w:val="0"/>
                      <w:marTop w:val="0"/>
                      <w:marBottom w:val="0"/>
                      <w:divBdr>
                        <w:top w:val="none" w:sz="0" w:space="0" w:color="auto"/>
                        <w:left w:val="none" w:sz="0" w:space="0" w:color="auto"/>
                        <w:bottom w:val="none" w:sz="0" w:space="0" w:color="auto"/>
                        <w:right w:val="none" w:sz="0" w:space="0" w:color="auto"/>
                      </w:divBdr>
                    </w:div>
                    <w:div w:id="1158303330">
                      <w:marLeft w:val="0"/>
                      <w:marRight w:val="0"/>
                      <w:marTop w:val="0"/>
                      <w:marBottom w:val="0"/>
                      <w:divBdr>
                        <w:top w:val="none" w:sz="0" w:space="0" w:color="auto"/>
                        <w:left w:val="none" w:sz="0" w:space="0" w:color="auto"/>
                        <w:bottom w:val="none" w:sz="0" w:space="0" w:color="auto"/>
                        <w:right w:val="none" w:sz="0" w:space="0" w:color="auto"/>
                      </w:divBdr>
                    </w:div>
                    <w:div w:id="1237132889">
                      <w:marLeft w:val="0"/>
                      <w:marRight w:val="0"/>
                      <w:marTop w:val="0"/>
                      <w:marBottom w:val="0"/>
                      <w:divBdr>
                        <w:top w:val="none" w:sz="0" w:space="0" w:color="auto"/>
                        <w:left w:val="none" w:sz="0" w:space="0" w:color="auto"/>
                        <w:bottom w:val="none" w:sz="0" w:space="0" w:color="auto"/>
                        <w:right w:val="none" w:sz="0" w:space="0" w:color="auto"/>
                      </w:divBdr>
                    </w:div>
                    <w:div w:id="1285309761">
                      <w:marLeft w:val="0"/>
                      <w:marRight w:val="0"/>
                      <w:marTop w:val="0"/>
                      <w:marBottom w:val="0"/>
                      <w:divBdr>
                        <w:top w:val="none" w:sz="0" w:space="0" w:color="auto"/>
                        <w:left w:val="none" w:sz="0" w:space="0" w:color="auto"/>
                        <w:bottom w:val="none" w:sz="0" w:space="0" w:color="auto"/>
                        <w:right w:val="none" w:sz="0" w:space="0" w:color="auto"/>
                      </w:divBdr>
                    </w:div>
                    <w:div w:id="1388341008">
                      <w:marLeft w:val="0"/>
                      <w:marRight w:val="0"/>
                      <w:marTop w:val="0"/>
                      <w:marBottom w:val="0"/>
                      <w:divBdr>
                        <w:top w:val="none" w:sz="0" w:space="0" w:color="auto"/>
                        <w:left w:val="none" w:sz="0" w:space="0" w:color="auto"/>
                        <w:bottom w:val="none" w:sz="0" w:space="0" w:color="auto"/>
                        <w:right w:val="none" w:sz="0" w:space="0" w:color="auto"/>
                      </w:divBdr>
                    </w:div>
                    <w:div w:id="1500316596">
                      <w:marLeft w:val="0"/>
                      <w:marRight w:val="0"/>
                      <w:marTop w:val="0"/>
                      <w:marBottom w:val="0"/>
                      <w:divBdr>
                        <w:top w:val="none" w:sz="0" w:space="0" w:color="auto"/>
                        <w:left w:val="none" w:sz="0" w:space="0" w:color="auto"/>
                        <w:bottom w:val="none" w:sz="0" w:space="0" w:color="auto"/>
                        <w:right w:val="none" w:sz="0" w:space="0" w:color="auto"/>
                      </w:divBdr>
                    </w:div>
                    <w:div w:id="1543252423">
                      <w:marLeft w:val="0"/>
                      <w:marRight w:val="0"/>
                      <w:marTop w:val="0"/>
                      <w:marBottom w:val="0"/>
                      <w:divBdr>
                        <w:top w:val="none" w:sz="0" w:space="0" w:color="auto"/>
                        <w:left w:val="none" w:sz="0" w:space="0" w:color="auto"/>
                        <w:bottom w:val="none" w:sz="0" w:space="0" w:color="auto"/>
                        <w:right w:val="none" w:sz="0" w:space="0" w:color="auto"/>
                      </w:divBdr>
                    </w:div>
                    <w:div w:id="1677805655">
                      <w:marLeft w:val="0"/>
                      <w:marRight w:val="0"/>
                      <w:marTop w:val="0"/>
                      <w:marBottom w:val="0"/>
                      <w:divBdr>
                        <w:top w:val="none" w:sz="0" w:space="0" w:color="auto"/>
                        <w:left w:val="none" w:sz="0" w:space="0" w:color="auto"/>
                        <w:bottom w:val="none" w:sz="0" w:space="0" w:color="auto"/>
                        <w:right w:val="none" w:sz="0" w:space="0" w:color="auto"/>
                      </w:divBdr>
                    </w:div>
                    <w:div w:id="174086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25003">
          <w:marLeft w:val="0"/>
          <w:marRight w:val="0"/>
          <w:marTop w:val="0"/>
          <w:marBottom w:val="0"/>
          <w:divBdr>
            <w:top w:val="none" w:sz="0" w:space="0" w:color="auto"/>
            <w:left w:val="none" w:sz="0" w:space="0" w:color="auto"/>
            <w:bottom w:val="none" w:sz="0" w:space="0" w:color="auto"/>
            <w:right w:val="none" w:sz="0" w:space="0" w:color="auto"/>
          </w:divBdr>
        </w:div>
        <w:div w:id="1458337114">
          <w:marLeft w:val="0"/>
          <w:marRight w:val="0"/>
          <w:marTop w:val="0"/>
          <w:marBottom w:val="0"/>
          <w:divBdr>
            <w:top w:val="none" w:sz="0" w:space="0" w:color="auto"/>
            <w:left w:val="none" w:sz="0" w:space="0" w:color="auto"/>
            <w:bottom w:val="none" w:sz="0" w:space="0" w:color="auto"/>
            <w:right w:val="none" w:sz="0" w:space="0" w:color="auto"/>
          </w:divBdr>
        </w:div>
        <w:div w:id="1461994367">
          <w:marLeft w:val="0"/>
          <w:marRight w:val="0"/>
          <w:marTop w:val="0"/>
          <w:marBottom w:val="0"/>
          <w:divBdr>
            <w:top w:val="none" w:sz="0" w:space="0" w:color="auto"/>
            <w:left w:val="none" w:sz="0" w:space="0" w:color="auto"/>
            <w:bottom w:val="none" w:sz="0" w:space="0" w:color="auto"/>
            <w:right w:val="none" w:sz="0" w:space="0" w:color="auto"/>
          </w:divBdr>
        </w:div>
        <w:div w:id="1499493679">
          <w:marLeft w:val="0"/>
          <w:marRight w:val="0"/>
          <w:marTop w:val="0"/>
          <w:marBottom w:val="0"/>
          <w:divBdr>
            <w:top w:val="none" w:sz="0" w:space="0" w:color="auto"/>
            <w:left w:val="none" w:sz="0" w:space="0" w:color="auto"/>
            <w:bottom w:val="none" w:sz="0" w:space="0" w:color="auto"/>
            <w:right w:val="none" w:sz="0" w:space="0" w:color="auto"/>
          </w:divBdr>
        </w:div>
        <w:div w:id="1589852234">
          <w:marLeft w:val="0"/>
          <w:marRight w:val="0"/>
          <w:marTop w:val="0"/>
          <w:marBottom w:val="0"/>
          <w:divBdr>
            <w:top w:val="none" w:sz="0" w:space="0" w:color="auto"/>
            <w:left w:val="none" w:sz="0" w:space="0" w:color="auto"/>
            <w:bottom w:val="none" w:sz="0" w:space="0" w:color="auto"/>
            <w:right w:val="none" w:sz="0" w:space="0" w:color="auto"/>
          </w:divBdr>
        </w:div>
        <w:div w:id="1757556190">
          <w:marLeft w:val="0"/>
          <w:marRight w:val="0"/>
          <w:marTop w:val="0"/>
          <w:marBottom w:val="0"/>
          <w:divBdr>
            <w:top w:val="none" w:sz="0" w:space="0" w:color="auto"/>
            <w:left w:val="none" w:sz="0" w:space="0" w:color="auto"/>
            <w:bottom w:val="none" w:sz="0" w:space="0" w:color="auto"/>
            <w:right w:val="none" w:sz="0" w:space="0" w:color="auto"/>
          </w:divBdr>
        </w:div>
        <w:div w:id="1771201330">
          <w:marLeft w:val="0"/>
          <w:marRight w:val="0"/>
          <w:marTop w:val="0"/>
          <w:marBottom w:val="0"/>
          <w:divBdr>
            <w:top w:val="none" w:sz="0" w:space="0" w:color="auto"/>
            <w:left w:val="none" w:sz="0" w:space="0" w:color="auto"/>
            <w:bottom w:val="none" w:sz="0" w:space="0" w:color="auto"/>
            <w:right w:val="none" w:sz="0" w:space="0" w:color="auto"/>
          </w:divBdr>
        </w:div>
        <w:div w:id="1777022110">
          <w:marLeft w:val="0"/>
          <w:marRight w:val="0"/>
          <w:marTop w:val="0"/>
          <w:marBottom w:val="0"/>
          <w:divBdr>
            <w:top w:val="none" w:sz="0" w:space="0" w:color="auto"/>
            <w:left w:val="none" w:sz="0" w:space="0" w:color="auto"/>
            <w:bottom w:val="none" w:sz="0" w:space="0" w:color="auto"/>
            <w:right w:val="none" w:sz="0" w:space="0" w:color="auto"/>
          </w:divBdr>
        </w:div>
        <w:div w:id="1780563185">
          <w:marLeft w:val="0"/>
          <w:marRight w:val="0"/>
          <w:marTop w:val="0"/>
          <w:marBottom w:val="0"/>
          <w:divBdr>
            <w:top w:val="none" w:sz="0" w:space="0" w:color="auto"/>
            <w:left w:val="none" w:sz="0" w:space="0" w:color="auto"/>
            <w:bottom w:val="none" w:sz="0" w:space="0" w:color="auto"/>
            <w:right w:val="none" w:sz="0" w:space="0" w:color="auto"/>
          </w:divBdr>
        </w:div>
        <w:div w:id="1781223655">
          <w:marLeft w:val="0"/>
          <w:marRight w:val="0"/>
          <w:marTop w:val="0"/>
          <w:marBottom w:val="0"/>
          <w:divBdr>
            <w:top w:val="none" w:sz="0" w:space="0" w:color="auto"/>
            <w:left w:val="none" w:sz="0" w:space="0" w:color="auto"/>
            <w:bottom w:val="none" w:sz="0" w:space="0" w:color="auto"/>
            <w:right w:val="none" w:sz="0" w:space="0" w:color="auto"/>
          </w:divBdr>
        </w:div>
        <w:div w:id="1801917799">
          <w:marLeft w:val="0"/>
          <w:marRight w:val="0"/>
          <w:marTop w:val="0"/>
          <w:marBottom w:val="0"/>
          <w:divBdr>
            <w:top w:val="none" w:sz="0" w:space="0" w:color="auto"/>
            <w:left w:val="none" w:sz="0" w:space="0" w:color="auto"/>
            <w:bottom w:val="none" w:sz="0" w:space="0" w:color="auto"/>
            <w:right w:val="none" w:sz="0" w:space="0" w:color="auto"/>
          </w:divBdr>
        </w:div>
        <w:div w:id="1810397835">
          <w:marLeft w:val="0"/>
          <w:marRight w:val="0"/>
          <w:marTop w:val="0"/>
          <w:marBottom w:val="0"/>
          <w:divBdr>
            <w:top w:val="none" w:sz="0" w:space="0" w:color="auto"/>
            <w:left w:val="none" w:sz="0" w:space="0" w:color="auto"/>
            <w:bottom w:val="none" w:sz="0" w:space="0" w:color="auto"/>
            <w:right w:val="none" w:sz="0" w:space="0" w:color="auto"/>
          </w:divBdr>
        </w:div>
        <w:div w:id="1837257528">
          <w:marLeft w:val="0"/>
          <w:marRight w:val="0"/>
          <w:marTop w:val="0"/>
          <w:marBottom w:val="0"/>
          <w:divBdr>
            <w:top w:val="none" w:sz="0" w:space="0" w:color="auto"/>
            <w:left w:val="none" w:sz="0" w:space="0" w:color="auto"/>
            <w:bottom w:val="none" w:sz="0" w:space="0" w:color="auto"/>
            <w:right w:val="none" w:sz="0" w:space="0" w:color="auto"/>
          </w:divBdr>
        </w:div>
        <w:div w:id="1858691043">
          <w:marLeft w:val="0"/>
          <w:marRight w:val="0"/>
          <w:marTop w:val="0"/>
          <w:marBottom w:val="0"/>
          <w:divBdr>
            <w:top w:val="none" w:sz="0" w:space="0" w:color="auto"/>
            <w:left w:val="none" w:sz="0" w:space="0" w:color="auto"/>
            <w:bottom w:val="none" w:sz="0" w:space="0" w:color="auto"/>
            <w:right w:val="none" w:sz="0" w:space="0" w:color="auto"/>
          </w:divBdr>
        </w:div>
        <w:div w:id="1881085171">
          <w:marLeft w:val="0"/>
          <w:marRight w:val="0"/>
          <w:marTop w:val="0"/>
          <w:marBottom w:val="0"/>
          <w:divBdr>
            <w:top w:val="none" w:sz="0" w:space="0" w:color="auto"/>
            <w:left w:val="none" w:sz="0" w:space="0" w:color="auto"/>
            <w:bottom w:val="none" w:sz="0" w:space="0" w:color="auto"/>
            <w:right w:val="none" w:sz="0" w:space="0" w:color="auto"/>
          </w:divBdr>
        </w:div>
        <w:div w:id="1951744685">
          <w:marLeft w:val="0"/>
          <w:marRight w:val="0"/>
          <w:marTop w:val="0"/>
          <w:marBottom w:val="0"/>
          <w:divBdr>
            <w:top w:val="none" w:sz="0" w:space="0" w:color="auto"/>
            <w:left w:val="none" w:sz="0" w:space="0" w:color="auto"/>
            <w:bottom w:val="none" w:sz="0" w:space="0" w:color="auto"/>
            <w:right w:val="none" w:sz="0" w:space="0" w:color="auto"/>
          </w:divBdr>
          <w:divsChild>
            <w:div w:id="383718684">
              <w:marLeft w:val="-75"/>
              <w:marRight w:val="0"/>
              <w:marTop w:val="30"/>
              <w:marBottom w:val="30"/>
              <w:divBdr>
                <w:top w:val="none" w:sz="0" w:space="0" w:color="auto"/>
                <w:left w:val="none" w:sz="0" w:space="0" w:color="auto"/>
                <w:bottom w:val="none" w:sz="0" w:space="0" w:color="auto"/>
                <w:right w:val="none" w:sz="0" w:space="0" w:color="auto"/>
              </w:divBdr>
              <w:divsChild>
                <w:div w:id="69012536">
                  <w:marLeft w:val="0"/>
                  <w:marRight w:val="0"/>
                  <w:marTop w:val="0"/>
                  <w:marBottom w:val="0"/>
                  <w:divBdr>
                    <w:top w:val="none" w:sz="0" w:space="0" w:color="auto"/>
                    <w:left w:val="none" w:sz="0" w:space="0" w:color="auto"/>
                    <w:bottom w:val="none" w:sz="0" w:space="0" w:color="auto"/>
                    <w:right w:val="none" w:sz="0" w:space="0" w:color="auto"/>
                  </w:divBdr>
                  <w:divsChild>
                    <w:div w:id="284119767">
                      <w:marLeft w:val="0"/>
                      <w:marRight w:val="0"/>
                      <w:marTop w:val="0"/>
                      <w:marBottom w:val="0"/>
                      <w:divBdr>
                        <w:top w:val="none" w:sz="0" w:space="0" w:color="auto"/>
                        <w:left w:val="none" w:sz="0" w:space="0" w:color="auto"/>
                        <w:bottom w:val="none" w:sz="0" w:space="0" w:color="auto"/>
                        <w:right w:val="none" w:sz="0" w:space="0" w:color="auto"/>
                      </w:divBdr>
                    </w:div>
                    <w:div w:id="336005528">
                      <w:marLeft w:val="0"/>
                      <w:marRight w:val="0"/>
                      <w:marTop w:val="0"/>
                      <w:marBottom w:val="0"/>
                      <w:divBdr>
                        <w:top w:val="none" w:sz="0" w:space="0" w:color="auto"/>
                        <w:left w:val="none" w:sz="0" w:space="0" w:color="auto"/>
                        <w:bottom w:val="none" w:sz="0" w:space="0" w:color="auto"/>
                        <w:right w:val="none" w:sz="0" w:space="0" w:color="auto"/>
                      </w:divBdr>
                    </w:div>
                    <w:div w:id="507256824">
                      <w:marLeft w:val="0"/>
                      <w:marRight w:val="0"/>
                      <w:marTop w:val="0"/>
                      <w:marBottom w:val="0"/>
                      <w:divBdr>
                        <w:top w:val="none" w:sz="0" w:space="0" w:color="auto"/>
                        <w:left w:val="none" w:sz="0" w:space="0" w:color="auto"/>
                        <w:bottom w:val="none" w:sz="0" w:space="0" w:color="auto"/>
                        <w:right w:val="none" w:sz="0" w:space="0" w:color="auto"/>
                      </w:divBdr>
                    </w:div>
                    <w:div w:id="738601700">
                      <w:marLeft w:val="0"/>
                      <w:marRight w:val="0"/>
                      <w:marTop w:val="0"/>
                      <w:marBottom w:val="0"/>
                      <w:divBdr>
                        <w:top w:val="none" w:sz="0" w:space="0" w:color="auto"/>
                        <w:left w:val="none" w:sz="0" w:space="0" w:color="auto"/>
                        <w:bottom w:val="none" w:sz="0" w:space="0" w:color="auto"/>
                        <w:right w:val="none" w:sz="0" w:space="0" w:color="auto"/>
                      </w:divBdr>
                    </w:div>
                    <w:div w:id="856503907">
                      <w:marLeft w:val="0"/>
                      <w:marRight w:val="0"/>
                      <w:marTop w:val="0"/>
                      <w:marBottom w:val="0"/>
                      <w:divBdr>
                        <w:top w:val="none" w:sz="0" w:space="0" w:color="auto"/>
                        <w:left w:val="none" w:sz="0" w:space="0" w:color="auto"/>
                        <w:bottom w:val="none" w:sz="0" w:space="0" w:color="auto"/>
                        <w:right w:val="none" w:sz="0" w:space="0" w:color="auto"/>
                      </w:divBdr>
                    </w:div>
                  </w:divsChild>
                </w:div>
                <w:div w:id="118651066">
                  <w:marLeft w:val="0"/>
                  <w:marRight w:val="0"/>
                  <w:marTop w:val="0"/>
                  <w:marBottom w:val="0"/>
                  <w:divBdr>
                    <w:top w:val="none" w:sz="0" w:space="0" w:color="auto"/>
                    <w:left w:val="none" w:sz="0" w:space="0" w:color="auto"/>
                    <w:bottom w:val="none" w:sz="0" w:space="0" w:color="auto"/>
                    <w:right w:val="none" w:sz="0" w:space="0" w:color="auto"/>
                  </w:divBdr>
                  <w:divsChild>
                    <w:div w:id="889272291">
                      <w:marLeft w:val="0"/>
                      <w:marRight w:val="0"/>
                      <w:marTop w:val="0"/>
                      <w:marBottom w:val="0"/>
                      <w:divBdr>
                        <w:top w:val="none" w:sz="0" w:space="0" w:color="auto"/>
                        <w:left w:val="none" w:sz="0" w:space="0" w:color="auto"/>
                        <w:bottom w:val="none" w:sz="0" w:space="0" w:color="auto"/>
                        <w:right w:val="none" w:sz="0" w:space="0" w:color="auto"/>
                      </w:divBdr>
                    </w:div>
                  </w:divsChild>
                </w:div>
                <w:div w:id="327907461">
                  <w:marLeft w:val="0"/>
                  <w:marRight w:val="0"/>
                  <w:marTop w:val="0"/>
                  <w:marBottom w:val="0"/>
                  <w:divBdr>
                    <w:top w:val="none" w:sz="0" w:space="0" w:color="auto"/>
                    <w:left w:val="none" w:sz="0" w:space="0" w:color="auto"/>
                    <w:bottom w:val="none" w:sz="0" w:space="0" w:color="auto"/>
                    <w:right w:val="none" w:sz="0" w:space="0" w:color="auto"/>
                  </w:divBdr>
                  <w:divsChild>
                    <w:div w:id="1935429538">
                      <w:marLeft w:val="0"/>
                      <w:marRight w:val="0"/>
                      <w:marTop w:val="0"/>
                      <w:marBottom w:val="0"/>
                      <w:divBdr>
                        <w:top w:val="none" w:sz="0" w:space="0" w:color="auto"/>
                        <w:left w:val="none" w:sz="0" w:space="0" w:color="auto"/>
                        <w:bottom w:val="none" w:sz="0" w:space="0" w:color="auto"/>
                        <w:right w:val="none" w:sz="0" w:space="0" w:color="auto"/>
                      </w:divBdr>
                    </w:div>
                  </w:divsChild>
                </w:div>
                <w:div w:id="449982510">
                  <w:marLeft w:val="0"/>
                  <w:marRight w:val="0"/>
                  <w:marTop w:val="0"/>
                  <w:marBottom w:val="0"/>
                  <w:divBdr>
                    <w:top w:val="none" w:sz="0" w:space="0" w:color="auto"/>
                    <w:left w:val="none" w:sz="0" w:space="0" w:color="auto"/>
                    <w:bottom w:val="none" w:sz="0" w:space="0" w:color="auto"/>
                    <w:right w:val="none" w:sz="0" w:space="0" w:color="auto"/>
                  </w:divBdr>
                  <w:divsChild>
                    <w:div w:id="1035497260">
                      <w:marLeft w:val="0"/>
                      <w:marRight w:val="0"/>
                      <w:marTop w:val="0"/>
                      <w:marBottom w:val="0"/>
                      <w:divBdr>
                        <w:top w:val="none" w:sz="0" w:space="0" w:color="auto"/>
                        <w:left w:val="none" w:sz="0" w:space="0" w:color="auto"/>
                        <w:bottom w:val="none" w:sz="0" w:space="0" w:color="auto"/>
                        <w:right w:val="none" w:sz="0" w:space="0" w:color="auto"/>
                      </w:divBdr>
                    </w:div>
                  </w:divsChild>
                </w:div>
                <w:div w:id="517352513">
                  <w:marLeft w:val="0"/>
                  <w:marRight w:val="0"/>
                  <w:marTop w:val="0"/>
                  <w:marBottom w:val="0"/>
                  <w:divBdr>
                    <w:top w:val="none" w:sz="0" w:space="0" w:color="auto"/>
                    <w:left w:val="none" w:sz="0" w:space="0" w:color="auto"/>
                    <w:bottom w:val="none" w:sz="0" w:space="0" w:color="auto"/>
                    <w:right w:val="none" w:sz="0" w:space="0" w:color="auto"/>
                  </w:divBdr>
                  <w:divsChild>
                    <w:div w:id="284846521">
                      <w:marLeft w:val="0"/>
                      <w:marRight w:val="0"/>
                      <w:marTop w:val="0"/>
                      <w:marBottom w:val="0"/>
                      <w:divBdr>
                        <w:top w:val="none" w:sz="0" w:space="0" w:color="auto"/>
                        <w:left w:val="none" w:sz="0" w:space="0" w:color="auto"/>
                        <w:bottom w:val="none" w:sz="0" w:space="0" w:color="auto"/>
                        <w:right w:val="none" w:sz="0" w:space="0" w:color="auto"/>
                      </w:divBdr>
                    </w:div>
                    <w:div w:id="1523975108">
                      <w:marLeft w:val="0"/>
                      <w:marRight w:val="0"/>
                      <w:marTop w:val="0"/>
                      <w:marBottom w:val="0"/>
                      <w:divBdr>
                        <w:top w:val="none" w:sz="0" w:space="0" w:color="auto"/>
                        <w:left w:val="none" w:sz="0" w:space="0" w:color="auto"/>
                        <w:bottom w:val="none" w:sz="0" w:space="0" w:color="auto"/>
                        <w:right w:val="none" w:sz="0" w:space="0" w:color="auto"/>
                      </w:divBdr>
                    </w:div>
                    <w:div w:id="1997877894">
                      <w:marLeft w:val="0"/>
                      <w:marRight w:val="0"/>
                      <w:marTop w:val="0"/>
                      <w:marBottom w:val="0"/>
                      <w:divBdr>
                        <w:top w:val="none" w:sz="0" w:space="0" w:color="auto"/>
                        <w:left w:val="none" w:sz="0" w:space="0" w:color="auto"/>
                        <w:bottom w:val="none" w:sz="0" w:space="0" w:color="auto"/>
                        <w:right w:val="none" w:sz="0" w:space="0" w:color="auto"/>
                      </w:divBdr>
                    </w:div>
                    <w:div w:id="2069911739">
                      <w:marLeft w:val="0"/>
                      <w:marRight w:val="0"/>
                      <w:marTop w:val="0"/>
                      <w:marBottom w:val="0"/>
                      <w:divBdr>
                        <w:top w:val="none" w:sz="0" w:space="0" w:color="auto"/>
                        <w:left w:val="none" w:sz="0" w:space="0" w:color="auto"/>
                        <w:bottom w:val="none" w:sz="0" w:space="0" w:color="auto"/>
                        <w:right w:val="none" w:sz="0" w:space="0" w:color="auto"/>
                      </w:divBdr>
                    </w:div>
                  </w:divsChild>
                </w:div>
                <w:div w:id="819421573">
                  <w:marLeft w:val="0"/>
                  <w:marRight w:val="0"/>
                  <w:marTop w:val="0"/>
                  <w:marBottom w:val="0"/>
                  <w:divBdr>
                    <w:top w:val="none" w:sz="0" w:space="0" w:color="auto"/>
                    <w:left w:val="none" w:sz="0" w:space="0" w:color="auto"/>
                    <w:bottom w:val="none" w:sz="0" w:space="0" w:color="auto"/>
                    <w:right w:val="none" w:sz="0" w:space="0" w:color="auto"/>
                  </w:divBdr>
                  <w:divsChild>
                    <w:div w:id="1059595017">
                      <w:marLeft w:val="0"/>
                      <w:marRight w:val="0"/>
                      <w:marTop w:val="0"/>
                      <w:marBottom w:val="0"/>
                      <w:divBdr>
                        <w:top w:val="none" w:sz="0" w:space="0" w:color="auto"/>
                        <w:left w:val="none" w:sz="0" w:space="0" w:color="auto"/>
                        <w:bottom w:val="none" w:sz="0" w:space="0" w:color="auto"/>
                        <w:right w:val="none" w:sz="0" w:space="0" w:color="auto"/>
                      </w:divBdr>
                    </w:div>
                  </w:divsChild>
                </w:div>
                <w:div w:id="832644135">
                  <w:marLeft w:val="0"/>
                  <w:marRight w:val="0"/>
                  <w:marTop w:val="0"/>
                  <w:marBottom w:val="0"/>
                  <w:divBdr>
                    <w:top w:val="none" w:sz="0" w:space="0" w:color="auto"/>
                    <w:left w:val="none" w:sz="0" w:space="0" w:color="auto"/>
                    <w:bottom w:val="none" w:sz="0" w:space="0" w:color="auto"/>
                    <w:right w:val="none" w:sz="0" w:space="0" w:color="auto"/>
                  </w:divBdr>
                  <w:divsChild>
                    <w:div w:id="219487992">
                      <w:marLeft w:val="0"/>
                      <w:marRight w:val="0"/>
                      <w:marTop w:val="0"/>
                      <w:marBottom w:val="0"/>
                      <w:divBdr>
                        <w:top w:val="none" w:sz="0" w:space="0" w:color="auto"/>
                        <w:left w:val="none" w:sz="0" w:space="0" w:color="auto"/>
                        <w:bottom w:val="none" w:sz="0" w:space="0" w:color="auto"/>
                        <w:right w:val="none" w:sz="0" w:space="0" w:color="auto"/>
                      </w:divBdr>
                    </w:div>
                  </w:divsChild>
                </w:div>
                <w:div w:id="877086184">
                  <w:marLeft w:val="0"/>
                  <w:marRight w:val="0"/>
                  <w:marTop w:val="0"/>
                  <w:marBottom w:val="0"/>
                  <w:divBdr>
                    <w:top w:val="none" w:sz="0" w:space="0" w:color="auto"/>
                    <w:left w:val="none" w:sz="0" w:space="0" w:color="auto"/>
                    <w:bottom w:val="none" w:sz="0" w:space="0" w:color="auto"/>
                    <w:right w:val="none" w:sz="0" w:space="0" w:color="auto"/>
                  </w:divBdr>
                  <w:divsChild>
                    <w:div w:id="1273900523">
                      <w:marLeft w:val="0"/>
                      <w:marRight w:val="0"/>
                      <w:marTop w:val="0"/>
                      <w:marBottom w:val="0"/>
                      <w:divBdr>
                        <w:top w:val="none" w:sz="0" w:space="0" w:color="auto"/>
                        <w:left w:val="none" w:sz="0" w:space="0" w:color="auto"/>
                        <w:bottom w:val="none" w:sz="0" w:space="0" w:color="auto"/>
                        <w:right w:val="none" w:sz="0" w:space="0" w:color="auto"/>
                      </w:divBdr>
                    </w:div>
                  </w:divsChild>
                </w:div>
                <w:div w:id="912086024">
                  <w:marLeft w:val="0"/>
                  <w:marRight w:val="0"/>
                  <w:marTop w:val="0"/>
                  <w:marBottom w:val="0"/>
                  <w:divBdr>
                    <w:top w:val="none" w:sz="0" w:space="0" w:color="auto"/>
                    <w:left w:val="none" w:sz="0" w:space="0" w:color="auto"/>
                    <w:bottom w:val="none" w:sz="0" w:space="0" w:color="auto"/>
                    <w:right w:val="none" w:sz="0" w:space="0" w:color="auto"/>
                  </w:divBdr>
                  <w:divsChild>
                    <w:div w:id="388311705">
                      <w:marLeft w:val="0"/>
                      <w:marRight w:val="0"/>
                      <w:marTop w:val="0"/>
                      <w:marBottom w:val="0"/>
                      <w:divBdr>
                        <w:top w:val="none" w:sz="0" w:space="0" w:color="auto"/>
                        <w:left w:val="none" w:sz="0" w:space="0" w:color="auto"/>
                        <w:bottom w:val="none" w:sz="0" w:space="0" w:color="auto"/>
                        <w:right w:val="none" w:sz="0" w:space="0" w:color="auto"/>
                      </w:divBdr>
                    </w:div>
                  </w:divsChild>
                </w:div>
                <w:div w:id="920676024">
                  <w:marLeft w:val="0"/>
                  <w:marRight w:val="0"/>
                  <w:marTop w:val="0"/>
                  <w:marBottom w:val="0"/>
                  <w:divBdr>
                    <w:top w:val="none" w:sz="0" w:space="0" w:color="auto"/>
                    <w:left w:val="none" w:sz="0" w:space="0" w:color="auto"/>
                    <w:bottom w:val="none" w:sz="0" w:space="0" w:color="auto"/>
                    <w:right w:val="none" w:sz="0" w:space="0" w:color="auto"/>
                  </w:divBdr>
                  <w:divsChild>
                    <w:div w:id="366953061">
                      <w:marLeft w:val="0"/>
                      <w:marRight w:val="0"/>
                      <w:marTop w:val="0"/>
                      <w:marBottom w:val="0"/>
                      <w:divBdr>
                        <w:top w:val="none" w:sz="0" w:space="0" w:color="auto"/>
                        <w:left w:val="none" w:sz="0" w:space="0" w:color="auto"/>
                        <w:bottom w:val="none" w:sz="0" w:space="0" w:color="auto"/>
                        <w:right w:val="none" w:sz="0" w:space="0" w:color="auto"/>
                      </w:divBdr>
                    </w:div>
                  </w:divsChild>
                </w:div>
                <w:div w:id="937756079">
                  <w:marLeft w:val="0"/>
                  <w:marRight w:val="0"/>
                  <w:marTop w:val="0"/>
                  <w:marBottom w:val="0"/>
                  <w:divBdr>
                    <w:top w:val="none" w:sz="0" w:space="0" w:color="auto"/>
                    <w:left w:val="none" w:sz="0" w:space="0" w:color="auto"/>
                    <w:bottom w:val="none" w:sz="0" w:space="0" w:color="auto"/>
                    <w:right w:val="none" w:sz="0" w:space="0" w:color="auto"/>
                  </w:divBdr>
                  <w:divsChild>
                    <w:div w:id="547450943">
                      <w:marLeft w:val="0"/>
                      <w:marRight w:val="0"/>
                      <w:marTop w:val="0"/>
                      <w:marBottom w:val="0"/>
                      <w:divBdr>
                        <w:top w:val="none" w:sz="0" w:space="0" w:color="auto"/>
                        <w:left w:val="none" w:sz="0" w:space="0" w:color="auto"/>
                        <w:bottom w:val="none" w:sz="0" w:space="0" w:color="auto"/>
                        <w:right w:val="none" w:sz="0" w:space="0" w:color="auto"/>
                      </w:divBdr>
                    </w:div>
                  </w:divsChild>
                </w:div>
                <w:div w:id="1085685242">
                  <w:marLeft w:val="0"/>
                  <w:marRight w:val="0"/>
                  <w:marTop w:val="0"/>
                  <w:marBottom w:val="0"/>
                  <w:divBdr>
                    <w:top w:val="none" w:sz="0" w:space="0" w:color="auto"/>
                    <w:left w:val="none" w:sz="0" w:space="0" w:color="auto"/>
                    <w:bottom w:val="none" w:sz="0" w:space="0" w:color="auto"/>
                    <w:right w:val="none" w:sz="0" w:space="0" w:color="auto"/>
                  </w:divBdr>
                  <w:divsChild>
                    <w:div w:id="1333604033">
                      <w:marLeft w:val="0"/>
                      <w:marRight w:val="0"/>
                      <w:marTop w:val="0"/>
                      <w:marBottom w:val="0"/>
                      <w:divBdr>
                        <w:top w:val="none" w:sz="0" w:space="0" w:color="auto"/>
                        <w:left w:val="none" w:sz="0" w:space="0" w:color="auto"/>
                        <w:bottom w:val="none" w:sz="0" w:space="0" w:color="auto"/>
                        <w:right w:val="none" w:sz="0" w:space="0" w:color="auto"/>
                      </w:divBdr>
                    </w:div>
                  </w:divsChild>
                </w:div>
                <w:div w:id="1110974022">
                  <w:marLeft w:val="0"/>
                  <w:marRight w:val="0"/>
                  <w:marTop w:val="0"/>
                  <w:marBottom w:val="0"/>
                  <w:divBdr>
                    <w:top w:val="none" w:sz="0" w:space="0" w:color="auto"/>
                    <w:left w:val="none" w:sz="0" w:space="0" w:color="auto"/>
                    <w:bottom w:val="none" w:sz="0" w:space="0" w:color="auto"/>
                    <w:right w:val="none" w:sz="0" w:space="0" w:color="auto"/>
                  </w:divBdr>
                  <w:divsChild>
                    <w:div w:id="969284565">
                      <w:marLeft w:val="0"/>
                      <w:marRight w:val="0"/>
                      <w:marTop w:val="0"/>
                      <w:marBottom w:val="0"/>
                      <w:divBdr>
                        <w:top w:val="none" w:sz="0" w:space="0" w:color="auto"/>
                        <w:left w:val="none" w:sz="0" w:space="0" w:color="auto"/>
                        <w:bottom w:val="none" w:sz="0" w:space="0" w:color="auto"/>
                        <w:right w:val="none" w:sz="0" w:space="0" w:color="auto"/>
                      </w:divBdr>
                    </w:div>
                  </w:divsChild>
                </w:div>
                <w:div w:id="1131632266">
                  <w:marLeft w:val="0"/>
                  <w:marRight w:val="0"/>
                  <w:marTop w:val="0"/>
                  <w:marBottom w:val="0"/>
                  <w:divBdr>
                    <w:top w:val="none" w:sz="0" w:space="0" w:color="auto"/>
                    <w:left w:val="none" w:sz="0" w:space="0" w:color="auto"/>
                    <w:bottom w:val="none" w:sz="0" w:space="0" w:color="auto"/>
                    <w:right w:val="none" w:sz="0" w:space="0" w:color="auto"/>
                  </w:divBdr>
                  <w:divsChild>
                    <w:div w:id="1654488835">
                      <w:marLeft w:val="0"/>
                      <w:marRight w:val="0"/>
                      <w:marTop w:val="0"/>
                      <w:marBottom w:val="0"/>
                      <w:divBdr>
                        <w:top w:val="none" w:sz="0" w:space="0" w:color="auto"/>
                        <w:left w:val="none" w:sz="0" w:space="0" w:color="auto"/>
                        <w:bottom w:val="none" w:sz="0" w:space="0" w:color="auto"/>
                        <w:right w:val="none" w:sz="0" w:space="0" w:color="auto"/>
                      </w:divBdr>
                    </w:div>
                  </w:divsChild>
                </w:div>
                <w:div w:id="1150752017">
                  <w:marLeft w:val="0"/>
                  <w:marRight w:val="0"/>
                  <w:marTop w:val="0"/>
                  <w:marBottom w:val="0"/>
                  <w:divBdr>
                    <w:top w:val="none" w:sz="0" w:space="0" w:color="auto"/>
                    <w:left w:val="none" w:sz="0" w:space="0" w:color="auto"/>
                    <w:bottom w:val="none" w:sz="0" w:space="0" w:color="auto"/>
                    <w:right w:val="none" w:sz="0" w:space="0" w:color="auto"/>
                  </w:divBdr>
                  <w:divsChild>
                    <w:div w:id="2052875009">
                      <w:marLeft w:val="0"/>
                      <w:marRight w:val="0"/>
                      <w:marTop w:val="0"/>
                      <w:marBottom w:val="0"/>
                      <w:divBdr>
                        <w:top w:val="none" w:sz="0" w:space="0" w:color="auto"/>
                        <w:left w:val="none" w:sz="0" w:space="0" w:color="auto"/>
                        <w:bottom w:val="none" w:sz="0" w:space="0" w:color="auto"/>
                        <w:right w:val="none" w:sz="0" w:space="0" w:color="auto"/>
                      </w:divBdr>
                    </w:div>
                  </w:divsChild>
                </w:div>
                <w:div w:id="1224563307">
                  <w:marLeft w:val="0"/>
                  <w:marRight w:val="0"/>
                  <w:marTop w:val="0"/>
                  <w:marBottom w:val="0"/>
                  <w:divBdr>
                    <w:top w:val="none" w:sz="0" w:space="0" w:color="auto"/>
                    <w:left w:val="none" w:sz="0" w:space="0" w:color="auto"/>
                    <w:bottom w:val="none" w:sz="0" w:space="0" w:color="auto"/>
                    <w:right w:val="none" w:sz="0" w:space="0" w:color="auto"/>
                  </w:divBdr>
                  <w:divsChild>
                    <w:div w:id="322973748">
                      <w:marLeft w:val="0"/>
                      <w:marRight w:val="0"/>
                      <w:marTop w:val="0"/>
                      <w:marBottom w:val="0"/>
                      <w:divBdr>
                        <w:top w:val="none" w:sz="0" w:space="0" w:color="auto"/>
                        <w:left w:val="none" w:sz="0" w:space="0" w:color="auto"/>
                        <w:bottom w:val="none" w:sz="0" w:space="0" w:color="auto"/>
                        <w:right w:val="none" w:sz="0" w:space="0" w:color="auto"/>
                      </w:divBdr>
                    </w:div>
                  </w:divsChild>
                </w:div>
                <w:div w:id="1325426287">
                  <w:marLeft w:val="0"/>
                  <w:marRight w:val="0"/>
                  <w:marTop w:val="0"/>
                  <w:marBottom w:val="0"/>
                  <w:divBdr>
                    <w:top w:val="none" w:sz="0" w:space="0" w:color="auto"/>
                    <w:left w:val="none" w:sz="0" w:space="0" w:color="auto"/>
                    <w:bottom w:val="none" w:sz="0" w:space="0" w:color="auto"/>
                    <w:right w:val="none" w:sz="0" w:space="0" w:color="auto"/>
                  </w:divBdr>
                  <w:divsChild>
                    <w:div w:id="1203904379">
                      <w:marLeft w:val="0"/>
                      <w:marRight w:val="0"/>
                      <w:marTop w:val="0"/>
                      <w:marBottom w:val="0"/>
                      <w:divBdr>
                        <w:top w:val="none" w:sz="0" w:space="0" w:color="auto"/>
                        <w:left w:val="none" w:sz="0" w:space="0" w:color="auto"/>
                        <w:bottom w:val="none" w:sz="0" w:space="0" w:color="auto"/>
                        <w:right w:val="none" w:sz="0" w:space="0" w:color="auto"/>
                      </w:divBdr>
                    </w:div>
                  </w:divsChild>
                </w:div>
                <w:div w:id="1402216022">
                  <w:marLeft w:val="0"/>
                  <w:marRight w:val="0"/>
                  <w:marTop w:val="0"/>
                  <w:marBottom w:val="0"/>
                  <w:divBdr>
                    <w:top w:val="none" w:sz="0" w:space="0" w:color="auto"/>
                    <w:left w:val="none" w:sz="0" w:space="0" w:color="auto"/>
                    <w:bottom w:val="none" w:sz="0" w:space="0" w:color="auto"/>
                    <w:right w:val="none" w:sz="0" w:space="0" w:color="auto"/>
                  </w:divBdr>
                  <w:divsChild>
                    <w:div w:id="2006786142">
                      <w:marLeft w:val="0"/>
                      <w:marRight w:val="0"/>
                      <w:marTop w:val="0"/>
                      <w:marBottom w:val="0"/>
                      <w:divBdr>
                        <w:top w:val="none" w:sz="0" w:space="0" w:color="auto"/>
                        <w:left w:val="none" w:sz="0" w:space="0" w:color="auto"/>
                        <w:bottom w:val="none" w:sz="0" w:space="0" w:color="auto"/>
                        <w:right w:val="none" w:sz="0" w:space="0" w:color="auto"/>
                      </w:divBdr>
                    </w:div>
                  </w:divsChild>
                </w:div>
                <w:div w:id="1413627300">
                  <w:marLeft w:val="0"/>
                  <w:marRight w:val="0"/>
                  <w:marTop w:val="0"/>
                  <w:marBottom w:val="0"/>
                  <w:divBdr>
                    <w:top w:val="none" w:sz="0" w:space="0" w:color="auto"/>
                    <w:left w:val="none" w:sz="0" w:space="0" w:color="auto"/>
                    <w:bottom w:val="none" w:sz="0" w:space="0" w:color="auto"/>
                    <w:right w:val="none" w:sz="0" w:space="0" w:color="auto"/>
                  </w:divBdr>
                  <w:divsChild>
                    <w:div w:id="1739859255">
                      <w:marLeft w:val="0"/>
                      <w:marRight w:val="0"/>
                      <w:marTop w:val="0"/>
                      <w:marBottom w:val="0"/>
                      <w:divBdr>
                        <w:top w:val="none" w:sz="0" w:space="0" w:color="auto"/>
                        <w:left w:val="none" w:sz="0" w:space="0" w:color="auto"/>
                        <w:bottom w:val="none" w:sz="0" w:space="0" w:color="auto"/>
                        <w:right w:val="none" w:sz="0" w:space="0" w:color="auto"/>
                      </w:divBdr>
                    </w:div>
                  </w:divsChild>
                </w:div>
                <w:div w:id="1462570992">
                  <w:marLeft w:val="0"/>
                  <w:marRight w:val="0"/>
                  <w:marTop w:val="0"/>
                  <w:marBottom w:val="0"/>
                  <w:divBdr>
                    <w:top w:val="none" w:sz="0" w:space="0" w:color="auto"/>
                    <w:left w:val="none" w:sz="0" w:space="0" w:color="auto"/>
                    <w:bottom w:val="none" w:sz="0" w:space="0" w:color="auto"/>
                    <w:right w:val="none" w:sz="0" w:space="0" w:color="auto"/>
                  </w:divBdr>
                  <w:divsChild>
                    <w:div w:id="1771923575">
                      <w:marLeft w:val="0"/>
                      <w:marRight w:val="0"/>
                      <w:marTop w:val="0"/>
                      <w:marBottom w:val="0"/>
                      <w:divBdr>
                        <w:top w:val="none" w:sz="0" w:space="0" w:color="auto"/>
                        <w:left w:val="none" w:sz="0" w:space="0" w:color="auto"/>
                        <w:bottom w:val="none" w:sz="0" w:space="0" w:color="auto"/>
                        <w:right w:val="none" w:sz="0" w:space="0" w:color="auto"/>
                      </w:divBdr>
                    </w:div>
                  </w:divsChild>
                </w:div>
                <w:div w:id="1511984654">
                  <w:marLeft w:val="0"/>
                  <w:marRight w:val="0"/>
                  <w:marTop w:val="0"/>
                  <w:marBottom w:val="0"/>
                  <w:divBdr>
                    <w:top w:val="none" w:sz="0" w:space="0" w:color="auto"/>
                    <w:left w:val="none" w:sz="0" w:space="0" w:color="auto"/>
                    <w:bottom w:val="none" w:sz="0" w:space="0" w:color="auto"/>
                    <w:right w:val="none" w:sz="0" w:space="0" w:color="auto"/>
                  </w:divBdr>
                  <w:divsChild>
                    <w:div w:id="311325666">
                      <w:marLeft w:val="0"/>
                      <w:marRight w:val="0"/>
                      <w:marTop w:val="0"/>
                      <w:marBottom w:val="0"/>
                      <w:divBdr>
                        <w:top w:val="none" w:sz="0" w:space="0" w:color="auto"/>
                        <w:left w:val="none" w:sz="0" w:space="0" w:color="auto"/>
                        <w:bottom w:val="none" w:sz="0" w:space="0" w:color="auto"/>
                        <w:right w:val="none" w:sz="0" w:space="0" w:color="auto"/>
                      </w:divBdr>
                    </w:div>
                  </w:divsChild>
                </w:div>
                <w:div w:id="1573925258">
                  <w:marLeft w:val="0"/>
                  <w:marRight w:val="0"/>
                  <w:marTop w:val="0"/>
                  <w:marBottom w:val="0"/>
                  <w:divBdr>
                    <w:top w:val="none" w:sz="0" w:space="0" w:color="auto"/>
                    <w:left w:val="none" w:sz="0" w:space="0" w:color="auto"/>
                    <w:bottom w:val="none" w:sz="0" w:space="0" w:color="auto"/>
                    <w:right w:val="none" w:sz="0" w:space="0" w:color="auto"/>
                  </w:divBdr>
                  <w:divsChild>
                    <w:div w:id="123273862">
                      <w:marLeft w:val="0"/>
                      <w:marRight w:val="0"/>
                      <w:marTop w:val="0"/>
                      <w:marBottom w:val="0"/>
                      <w:divBdr>
                        <w:top w:val="none" w:sz="0" w:space="0" w:color="auto"/>
                        <w:left w:val="none" w:sz="0" w:space="0" w:color="auto"/>
                        <w:bottom w:val="none" w:sz="0" w:space="0" w:color="auto"/>
                        <w:right w:val="none" w:sz="0" w:space="0" w:color="auto"/>
                      </w:divBdr>
                    </w:div>
                    <w:div w:id="195703334">
                      <w:marLeft w:val="0"/>
                      <w:marRight w:val="0"/>
                      <w:marTop w:val="0"/>
                      <w:marBottom w:val="0"/>
                      <w:divBdr>
                        <w:top w:val="none" w:sz="0" w:space="0" w:color="auto"/>
                        <w:left w:val="none" w:sz="0" w:space="0" w:color="auto"/>
                        <w:bottom w:val="none" w:sz="0" w:space="0" w:color="auto"/>
                        <w:right w:val="none" w:sz="0" w:space="0" w:color="auto"/>
                      </w:divBdr>
                    </w:div>
                    <w:div w:id="994606803">
                      <w:marLeft w:val="0"/>
                      <w:marRight w:val="0"/>
                      <w:marTop w:val="0"/>
                      <w:marBottom w:val="0"/>
                      <w:divBdr>
                        <w:top w:val="none" w:sz="0" w:space="0" w:color="auto"/>
                        <w:left w:val="none" w:sz="0" w:space="0" w:color="auto"/>
                        <w:bottom w:val="none" w:sz="0" w:space="0" w:color="auto"/>
                        <w:right w:val="none" w:sz="0" w:space="0" w:color="auto"/>
                      </w:divBdr>
                    </w:div>
                    <w:div w:id="1013266850">
                      <w:marLeft w:val="0"/>
                      <w:marRight w:val="0"/>
                      <w:marTop w:val="0"/>
                      <w:marBottom w:val="0"/>
                      <w:divBdr>
                        <w:top w:val="none" w:sz="0" w:space="0" w:color="auto"/>
                        <w:left w:val="none" w:sz="0" w:space="0" w:color="auto"/>
                        <w:bottom w:val="none" w:sz="0" w:space="0" w:color="auto"/>
                        <w:right w:val="none" w:sz="0" w:space="0" w:color="auto"/>
                      </w:divBdr>
                    </w:div>
                    <w:div w:id="1631352975">
                      <w:marLeft w:val="0"/>
                      <w:marRight w:val="0"/>
                      <w:marTop w:val="0"/>
                      <w:marBottom w:val="0"/>
                      <w:divBdr>
                        <w:top w:val="none" w:sz="0" w:space="0" w:color="auto"/>
                        <w:left w:val="none" w:sz="0" w:space="0" w:color="auto"/>
                        <w:bottom w:val="none" w:sz="0" w:space="0" w:color="auto"/>
                        <w:right w:val="none" w:sz="0" w:space="0" w:color="auto"/>
                      </w:divBdr>
                    </w:div>
                  </w:divsChild>
                </w:div>
                <w:div w:id="1589197889">
                  <w:marLeft w:val="0"/>
                  <w:marRight w:val="0"/>
                  <w:marTop w:val="0"/>
                  <w:marBottom w:val="0"/>
                  <w:divBdr>
                    <w:top w:val="none" w:sz="0" w:space="0" w:color="auto"/>
                    <w:left w:val="none" w:sz="0" w:space="0" w:color="auto"/>
                    <w:bottom w:val="none" w:sz="0" w:space="0" w:color="auto"/>
                    <w:right w:val="none" w:sz="0" w:space="0" w:color="auto"/>
                  </w:divBdr>
                  <w:divsChild>
                    <w:div w:id="2059550834">
                      <w:marLeft w:val="0"/>
                      <w:marRight w:val="0"/>
                      <w:marTop w:val="0"/>
                      <w:marBottom w:val="0"/>
                      <w:divBdr>
                        <w:top w:val="none" w:sz="0" w:space="0" w:color="auto"/>
                        <w:left w:val="none" w:sz="0" w:space="0" w:color="auto"/>
                        <w:bottom w:val="none" w:sz="0" w:space="0" w:color="auto"/>
                        <w:right w:val="none" w:sz="0" w:space="0" w:color="auto"/>
                      </w:divBdr>
                    </w:div>
                  </w:divsChild>
                </w:div>
                <w:div w:id="1608393673">
                  <w:marLeft w:val="0"/>
                  <w:marRight w:val="0"/>
                  <w:marTop w:val="0"/>
                  <w:marBottom w:val="0"/>
                  <w:divBdr>
                    <w:top w:val="none" w:sz="0" w:space="0" w:color="auto"/>
                    <w:left w:val="none" w:sz="0" w:space="0" w:color="auto"/>
                    <w:bottom w:val="none" w:sz="0" w:space="0" w:color="auto"/>
                    <w:right w:val="none" w:sz="0" w:space="0" w:color="auto"/>
                  </w:divBdr>
                  <w:divsChild>
                    <w:div w:id="485821026">
                      <w:marLeft w:val="0"/>
                      <w:marRight w:val="0"/>
                      <w:marTop w:val="0"/>
                      <w:marBottom w:val="0"/>
                      <w:divBdr>
                        <w:top w:val="none" w:sz="0" w:space="0" w:color="auto"/>
                        <w:left w:val="none" w:sz="0" w:space="0" w:color="auto"/>
                        <w:bottom w:val="none" w:sz="0" w:space="0" w:color="auto"/>
                        <w:right w:val="none" w:sz="0" w:space="0" w:color="auto"/>
                      </w:divBdr>
                    </w:div>
                  </w:divsChild>
                </w:div>
                <w:div w:id="1618439910">
                  <w:marLeft w:val="0"/>
                  <w:marRight w:val="0"/>
                  <w:marTop w:val="0"/>
                  <w:marBottom w:val="0"/>
                  <w:divBdr>
                    <w:top w:val="none" w:sz="0" w:space="0" w:color="auto"/>
                    <w:left w:val="none" w:sz="0" w:space="0" w:color="auto"/>
                    <w:bottom w:val="none" w:sz="0" w:space="0" w:color="auto"/>
                    <w:right w:val="none" w:sz="0" w:space="0" w:color="auto"/>
                  </w:divBdr>
                  <w:divsChild>
                    <w:div w:id="1608732597">
                      <w:marLeft w:val="0"/>
                      <w:marRight w:val="0"/>
                      <w:marTop w:val="0"/>
                      <w:marBottom w:val="0"/>
                      <w:divBdr>
                        <w:top w:val="none" w:sz="0" w:space="0" w:color="auto"/>
                        <w:left w:val="none" w:sz="0" w:space="0" w:color="auto"/>
                        <w:bottom w:val="none" w:sz="0" w:space="0" w:color="auto"/>
                        <w:right w:val="none" w:sz="0" w:space="0" w:color="auto"/>
                      </w:divBdr>
                    </w:div>
                  </w:divsChild>
                </w:div>
                <w:div w:id="1624191820">
                  <w:marLeft w:val="0"/>
                  <w:marRight w:val="0"/>
                  <w:marTop w:val="0"/>
                  <w:marBottom w:val="0"/>
                  <w:divBdr>
                    <w:top w:val="none" w:sz="0" w:space="0" w:color="auto"/>
                    <w:left w:val="none" w:sz="0" w:space="0" w:color="auto"/>
                    <w:bottom w:val="none" w:sz="0" w:space="0" w:color="auto"/>
                    <w:right w:val="none" w:sz="0" w:space="0" w:color="auto"/>
                  </w:divBdr>
                  <w:divsChild>
                    <w:div w:id="1144616797">
                      <w:marLeft w:val="0"/>
                      <w:marRight w:val="0"/>
                      <w:marTop w:val="0"/>
                      <w:marBottom w:val="0"/>
                      <w:divBdr>
                        <w:top w:val="none" w:sz="0" w:space="0" w:color="auto"/>
                        <w:left w:val="none" w:sz="0" w:space="0" w:color="auto"/>
                        <w:bottom w:val="none" w:sz="0" w:space="0" w:color="auto"/>
                        <w:right w:val="none" w:sz="0" w:space="0" w:color="auto"/>
                      </w:divBdr>
                    </w:div>
                  </w:divsChild>
                </w:div>
                <w:div w:id="1639333447">
                  <w:marLeft w:val="0"/>
                  <w:marRight w:val="0"/>
                  <w:marTop w:val="0"/>
                  <w:marBottom w:val="0"/>
                  <w:divBdr>
                    <w:top w:val="none" w:sz="0" w:space="0" w:color="auto"/>
                    <w:left w:val="none" w:sz="0" w:space="0" w:color="auto"/>
                    <w:bottom w:val="none" w:sz="0" w:space="0" w:color="auto"/>
                    <w:right w:val="none" w:sz="0" w:space="0" w:color="auto"/>
                  </w:divBdr>
                  <w:divsChild>
                    <w:div w:id="1501430653">
                      <w:marLeft w:val="0"/>
                      <w:marRight w:val="0"/>
                      <w:marTop w:val="0"/>
                      <w:marBottom w:val="0"/>
                      <w:divBdr>
                        <w:top w:val="none" w:sz="0" w:space="0" w:color="auto"/>
                        <w:left w:val="none" w:sz="0" w:space="0" w:color="auto"/>
                        <w:bottom w:val="none" w:sz="0" w:space="0" w:color="auto"/>
                        <w:right w:val="none" w:sz="0" w:space="0" w:color="auto"/>
                      </w:divBdr>
                    </w:div>
                  </w:divsChild>
                </w:div>
                <w:div w:id="1662655478">
                  <w:marLeft w:val="0"/>
                  <w:marRight w:val="0"/>
                  <w:marTop w:val="0"/>
                  <w:marBottom w:val="0"/>
                  <w:divBdr>
                    <w:top w:val="none" w:sz="0" w:space="0" w:color="auto"/>
                    <w:left w:val="none" w:sz="0" w:space="0" w:color="auto"/>
                    <w:bottom w:val="none" w:sz="0" w:space="0" w:color="auto"/>
                    <w:right w:val="none" w:sz="0" w:space="0" w:color="auto"/>
                  </w:divBdr>
                  <w:divsChild>
                    <w:div w:id="503322518">
                      <w:marLeft w:val="0"/>
                      <w:marRight w:val="0"/>
                      <w:marTop w:val="0"/>
                      <w:marBottom w:val="0"/>
                      <w:divBdr>
                        <w:top w:val="none" w:sz="0" w:space="0" w:color="auto"/>
                        <w:left w:val="none" w:sz="0" w:space="0" w:color="auto"/>
                        <w:bottom w:val="none" w:sz="0" w:space="0" w:color="auto"/>
                        <w:right w:val="none" w:sz="0" w:space="0" w:color="auto"/>
                      </w:divBdr>
                    </w:div>
                  </w:divsChild>
                </w:div>
                <w:div w:id="2043242166">
                  <w:marLeft w:val="0"/>
                  <w:marRight w:val="0"/>
                  <w:marTop w:val="0"/>
                  <w:marBottom w:val="0"/>
                  <w:divBdr>
                    <w:top w:val="none" w:sz="0" w:space="0" w:color="auto"/>
                    <w:left w:val="none" w:sz="0" w:space="0" w:color="auto"/>
                    <w:bottom w:val="none" w:sz="0" w:space="0" w:color="auto"/>
                    <w:right w:val="none" w:sz="0" w:space="0" w:color="auto"/>
                  </w:divBdr>
                  <w:divsChild>
                    <w:div w:id="194080277">
                      <w:marLeft w:val="0"/>
                      <w:marRight w:val="0"/>
                      <w:marTop w:val="0"/>
                      <w:marBottom w:val="0"/>
                      <w:divBdr>
                        <w:top w:val="none" w:sz="0" w:space="0" w:color="auto"/>
                        <w:left w:val="none" w:sz="0" w:space="0" w:color="auto"/>
                        <w:bottom w:val="none" w:sz="0" w:space="0" w:color="auto"/>
                        <w:right w:val="none" w:sz="0" w:space="0" w:color="auto"/>
                      </w:divBdr>
                    </w:div>
                    <w:div w:id="207256367">
                      <w:marLeft w:val="0"/>
                      <w:marRight w:val="0"/>
                      <w:marTop w:val="0"/>
                      <w:marBottom w:val="0"/>
                      <w:divBdr>
                        <w:top w:val="none" w:sz="0" w:space="0" w:color="auto"/>
                        <w:left w:val="none" w:sz="0" w:space="0" w:color="auto"/>
                        <w:bottom w:val="none" w:sz="0" w:space="0" w:color="auto"/>
                        <w:right w:val="none" w:sz="0" w:space="0" w:color="auto"/>
                      </w:divBdr>
                    </w:div>
                    <w:div w:id="1385375694">
                      <w:marLeft w:val="0"/>
                      <w:marRight w:val="0"/>
                      <w:marTop w:val="0"/>
                      <w:marBottom w:val="0"/>
                      <w:divBdr>
                        <w:top w:val="none" w:sz="0" w:space="0" w:color="auto"/>
                        <w:left w:val="none" w:sz="0" w:space="0" w:color="auto"/>
                        <w:bottom w:val="none" w:sz="0" w:space="0" w:color="auto"/>
                        <w:right w:val="none" w:sz="0" w:space="0" w:color="auto"/>
                      </w:divBdr>
                    </w:div>
                    <w:div w:id="1511677044">
                      <w:marLeft w:val="0"/>
                      <w:marRight w:val="0"/>
                      <w:marTop w:val="0"/>
                      <w:marBottom w:val="0"/>
                      <w:divBdr>
                        <w:top w:val="none" w:sz="0" w:space="0" w:color="auto"/>
                        <w:left w:val="none" w:sz="0" w:space="0" w:color="auto"/>
                        <w:bottom w:val="none" w:sz="0" w:space="0" w:color="auto"/>
                        <w:right w:val="none" w:sz="0" w:space="0" w:color="auto"/>
                      </w:divBdr>
                    </w:div>
                  </w:divsChild>
                </w:div>
                <w:div w:id="2123258610">
                  <w:marLeft w:val="0"/>
                  <w:marRight w:val="0"/>
                  <w:marTop w:val="0"/>
                  <w:marBottom w:val="0"/>
                  <w:divBdr>
                    <w:top w:val="none" w:sz="0" w:space="0" w:color="auto"/>
                    <w:left w:val="none" w:sz="0" w:space="0" w:color="auto"/>
                    <w:bottom w:val="none" w:sz="0" w:space="0" w:color="auto"/>
                    <w:right w:val="none" w:sz="0" w:space="0" w:color="auto"/>
                  </w:divBdr>
                  <w:divsChild>
                    <w:div w:id="714544799">
                      <w:marLeft w:val="0"/>
                      <w:marRight w:val="0"/>
                      <w:marTop w:val="0"/>
                      <w:marBottom w:val="0"/>
                      <w:divBdr>
                        <w:top w:val="none" w:sz="0" w:space="0" w:color="auto"/>
                        <w:left w:val="none" w:sz="0" w:space="0" w:color="auto"/>
                        <w:bottom w:val="none" w:sz="0" w:space="0" w:color="auto"/>
                        <w:right w:val="none" w:sz="0" w:space="0" w:color="auto"/>
                      </w:divBdr>
                    </w:div>
                    <w:div w:id="1022391765">
                      <w:marLeft w:val="0"/>
                      <w:marRight w:val="0"/>
                      <w:marTop w:val="0"/>
                      <w:marBottom w:val="0"/>
                      <w:divBdr>
                        <w:top w:val="none" w:sz="0" w:space="0" w:color="auto"/>
                        <w:left w:val="none" w:sz="0" w:space="0" w:color="auto"/>
                        <w:bottom w:val="none" w:sz="0" w:space="0" w:color="auto"/>
                        <w:right w:val="none" w:sz="0" w:space="0" w:color="auto"/>
                      </w:divBdr>
                    </w:div>
                    <w:div w:id="1051266798">
                      <w:marLeft w:val="0"/>
                      <w:marRight w:val="0"/>
                      <w:marTop w:val="0"/>
                      <w:marBottom w:val="0"/>
                      <w:divBdr>
                        <w:top w:val="none" w:sz="0" w:space="0" w:color="auto"/>
                        <w:left w:val="none" w:sz="0" w:space="0" w:color="auto"/>
                        <w:bottom w:val="none" w:sz="0" w:space="0" w:color="auto"/>
                        <w:right w:val="none" w:sz="0" w:space="0" w:color="auto"/>
                      </w:divBdr>
                    </w:div>
                    <w:div w:id="15471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97761">
          <w:marLeft w:val="0"/>
          <w:marRight w:val="0"/>
          <w:marTop w:val="0"/>
          <w:marBottom w:val="0"/>
          <w:divBdr>
            <w:top w:val="none" w:sz="0" w:space="0" w:color="auto"/>
            <w:left w:val="none" w:sz="0" w:space="0" w:color="auto"/>
            <w:bottom w:val="none" w:sz="0" w:space="0" w:color="auto"/>
            <w:right w:val="none" w:sz="0" w:space="0" w:color="auto"/>
          </w:divBdr>
        </w:div>
        <w:div w:id="2034766565">
          <w:marLeft w:val="0"/>
          <w:marRight w:val="0"/>
          <w:marTop w:val="0"/>
          <w:marBottom w:val="0"/>
          <w:divBdr>
            <w:top w:val="none" w:sz="0" w:space="0" w:color="auto"/>
            <w:left w:val="none" w:sz="0" w:space="0" w:color="auto"/>
            <w:bottom w:val="none" w:sz="0" w:space="0" w:color="auto"/>
            <w:right w:val="none" w:sz="0" w:space="0" w:color="auto"/>
          </w:divBdr>
          <w:divsChild>
            <w:div w:id="440690545">
              <w:marLeft w:val="-75"/>
              <w:marRight w:val="0"/>
              <w:marTop w:val="30"/>
              <w:marBottom w:val="30"/>
              <w:divBdr>
                <w:top w:val="none" w:sz="0" w:space="0" w:color="auto"/>
                <w:left w:val="none" w:sz="0" w:space="0" w:color="auto"/>
                <w:bottom w:val="none" w:sz="0" w:space="0" w:color="auto"/>
                <w:right w:val="none" w:sz="0" w:space="0" w:color="auto"/>
              </w:divBdr>
              <w:divsChild>
                <w:div w:id="41835998">
                  <w:marLeft w:val="0"/>
                  <w:marRight w:val="0"/>
                  <w:marTop w:val="0"/>
                  <w:marBottom w:val="0"/>
                  <w:divBdr>
                    <w:top w:val="none" w:sz="0" w:space="0" w:color="auto"/>
                    <w:left w:val="none" w:sz="0" w:space="0" w:color="auto"/>
                    <w:bottom w:val="none" w:sz="0" w:space="0" w:color="auto"/>
                    <w:right w:val="none" w:sz="0" w:space="0" w:color="auto"/>
                  </w:divBdr>
                  <w:divsChild>
                    <w:div w:id="1249540011">
                      <w:marLeft w:val="0"/>
                      <w:marRight w:val="0"/>
                      <w:marTop w:val="0"/>
                      <w:marBottom w:val="0"/>
                      <w:divBdr>
                        <w:top w:val="none" w:sz="0" w:space="0" w:color="auto"/>
                        <w:left w:val="none" w:sz="0" w:space="0" w:color="auto"/>
                        <w:bottom w:val="none" w:sz="0" w:space="0" w:color="auto"/>
                        <w:right w:val="none" w:sz="0" w:space="0" w:color="auto"/>
                      </w:divBdr>
                    </w:div>
                  </w:divsChild>
                </w:div>
                <w:div w:id="57676553">
                  <w:marLeft w:val="0"/>
                  <w:marRight w:val="0"/>
                  <w:marTop w:val="0"/>
                  <w:marBottom w:val="0"/>
                  <w:divBdr>
                    <w:top w:val="none" w:sz="0" w:space="0" w:color="auto"/>
                    <w:left w:val="none" w:sz="0" w:space="0" w:color="auto"/>
                    <w:bottom w:val="none" w:sz="0" w:space="0" w:color="auto"/>
                    <w:right w:val="none" w:sz="0" w:space="0" w:color="auto"/>
                  </w:divBdr>
                  <w:divsChild>
                    <w:div w:id="186451328">
                      <w:marLeft w:val="0"/>
                      <w:marRight w:val="0"/>
                      <w:marTop w:val="0"/>
                      <w:marBottom w:val="0"/>
                      <w:divBdr>
                        <w:top w:val="none" w:sz="0" w:space="0" w:color="auto"/>
                        <w:left w:val="none" w:sz="0" w:space="0" w:color="auto"/>
                        <w:bottom w:val="none" w:sz="0" w:space="0" w:color="auto"/>
                        <w:right w:val="none" w:sz="0" w:space="0" w:color="auto"/>
                      </w:divBdr>
                    </w:div>
                  </w:divsChild>
                </w:div>
                <w:div w:id="101728100">
                  <w:marLeft w:val="0"/>
                  <w:marRight w:val="0"/>
                  <w:marTop w:val="0"/>
                  <w:marBottom w:val="0"/>
                  <w:divBdr>
                    <w:top w:val="none" w:sz="0" w:space="0" w:color="auto"/>
                    <w:left w:val="none" w:sz="0" w:space="0" w:color="auto"/>
                    <w:bottom w:val="none" w:sz="0" w:space="0" w:color="auto"/>
                    <w:right w:val="none" w:sz="0" w:space="0" w:color="auto"/>
                  </w:divBdr>
                  <w:divsChild>
                    <w:div w:id="1027759050">
                      <w:marLeft w:val="0"/>
                      <w:marRight w:val="0"/>
                      <w:marTop w:val="0"/>
                      <w:marBottom w:val="0"/>
                      <w:divBdr>
                        <w:top w:val="none" w:sz="0" w:space="0" w:color="auto"/>
                        <w:left w:val="none" w:sz="0" w:space="0" w:color="auto"/>
                        <w:bottom w:val="none" w:sz="0" w:space="0" w:color="auto"/>
                        <w:right w:val="none" w:sz="0" w:space="0" w:color="auto"/>
                      </w:divBdr>
                    </w:div>
                  </w:divsChild>
                </w:div>
                <w:div w:id="131604051">
                  <w:marLeft w:val="0"/>
                  <w:marRight w:val="0"/>
                  <w:marTop w:val="0"/>
                  <w:marBottom w:val="0"/>
                  <w:divBdr>
                    <w:top w:val="none" w:sz="0" w:space="0" w:color="auto"/>
                    <w:left w:val="none" w:sz="0" w:space="0" w:color="auto"/>
                    <w:bottom w:val="none" w:sz="0" w:space="0" w:color="auto"/>
                    <w:right w:val="none" w:sz="0" w:space="0" w:color="auto"/>
                  </w:divBdr>
                  <w:divsChild>
                    <w:div w:id="268858069">
                      <w:marLeft w:val="0"/>
                      <w:marRight w:val="0"/>
                      <w:marTop w:val="0"/>
                      <w:marBottom w:val="0"/>
                      <w:divBdr>
                        <w:top w:val="none" w:sz="0" w:space="0" w:color="auto"/>
                        <w:left w:val="none" w:sz="0" w:space="0" w:color="auto"/>
                        <w:bottom w:val="none" w:sz="0" w:space="0" w:color="auto"/>
                        <w:right w:val="none" w:sz="0" w:space="0" w:color="auto"/>
                      </w:divBdr>
                    </w:div>
                  </w:divsChild>
                </w:div>
                <w:div w:id="143202088">
                  <w:marLeft w:val="0"/>
                  <w:marRight w:val="0"/>
                  <w:marTop w:val="0"/>
                  <w:marBottom w:val="0"/>
                  <w:divBdr>
                    <w:top w:val="none" w:sz="0" w:space="0" w:color="auto"/>
                    <w:left w:val="none" w:sz="0" w:space="0" w:color="auto"/>
                    <w:bottom w:val="none" w:sz="0" w:space="0" w:color="auto"/>
                    <w:right w:val="none" w:sz="0" w:space="0" w:color="auto"/>
                  </w:divBdr>
                  <w:divsChild>
                    <w:div w:id="633607573">
                      <w:marLeft w:val="0"/>
                      <w:marRight w:val="0"/>
                      <w:marTop w:val="0"/>
                      <w:marBottom w:val="0"/>
                      <w:divBdr>
                        <w:top w:val="none" w:sz="0" w:space="0" w:color="auto"/>
                        <w:left w:val="none" w:sz="0" w:space="0" w:color="auto"/>
                        <w:bottom w:val="none" w:sz="0" w:space="0" w:color="auto"/>
                        <w:right w:val="none" w:sz="0" w:space="0" w:color="auto"/>
                      </w:divBdr>
                    </w:div>
                  </w:divsChild>
                </w:div>
                <w:div w:id="190340493">
                  <w:marLeft w:val="0"/>
                  <w:marRight w:val="0"/>
                  <w:marTop w:val="0"/>
                  <w:marBottom w:val="0"/>
                  <w:divBdr>
                    <w:top w:val="none" w:sz="0" w:space="0" w:color="auto"/>
                    <w:left w:val="none" w:sz="0" w:space="0" w:color="auto"/>
                    <w:bottom w:val="none" w:sz="0" w:space="0" w:color="auto"/>
                    <w:right w:val="none" w:sz="0" w:space="0" w:color="auto"/>
                  </w:divBdr>
                  <w:divsChild>
                    <w:div w:id="365452618">
                      <w:marLeft w:val="0"/>
                      <w:marRight w:val="0"/>
                      <w:marTop w:val="0"/>
                      <w:marBottom w:val="0"/>
                      <w:divBdr>
                        <w:top w:val="none" w:sz="0" w:space="0" w:color="auto"/>
                        <w:left w:val="none" w:sz="0" w:space="0" w:color="auto"/>
                        <w:bottom w:val="none" w:sz="0" w:space="0" w:color="auto"/>
                        <w:right w:val="none" w:sz="0" w:space="0" w:color="auto"/>
                      </w:divBdr>
                    </w:div>
                  </w:divsChild>
                </w:div>
                <w:div w:id="265575433">
                  <w:marLeft w:val="0"/>
                  <w:marRight w:val="0"/>
                  <w:marTop w:val="0"/>
                  <w:marBottom w:val="0"/>
                  <w:divBdr>
                    <w:top w:val="none" w:sz="0" w:space="0" w:color="auto"/>
                    <w:left w:val="none" w:sz="0" w:space="0" w:color="auto"/>
                    <w:bottom w:val="none" w:sz="0" w:space="0" w:color="auto"/>
                    <w:right w:val="none" w:sz="0" w:space="0" w:color="auto"/>
                  </w:divBdr>
                  <w:divsChild>
                    <w:div w:id="1918976942">
                      <w:marLeft w:val="0"/>
                      <w:marRight w:val="0"/>
                      <w:marTop w:val="0"/>
                      <w:marBottom w:val="0"/>
                      <w:divBdr>
                        <w:top w:val="none" w:sz="0" w:space="0" w:color="auto"/>
                        <w:left w:val="none" w:sz="0" w:space="0" w:color="auto"/>
                        <w:bottom w:val="none" w:sz="0" w:space="0" w:color="auto"/>
                        <w:right w:val="none" w:sz="0" w:space="0" w:color="auto"/>
                      </w:divBdr>
                    </w:div>
                  </w:divsChild>
                </w:div>
                <w:div w:id="277878547">
                  <w:marLeft w:val="0"/>
                  <w:marRight w:val="0"/>
                  <w:marTop w:val="0"/>
                  <w:marBottom w:val="0"/>
                  <w:divBdr>
                    <w:top w:val="none" w:sz="0" w:space="0" w:color="auto"/>
                    <w:left w:val="none" w:sz="0" w:space="0" w:color="auto"/>
                    <w:bottom w:val="none" w:sz="0" w:space="0" w:color="auto"/>
                    <w:right w:val="none" w:sz="0" w:space="0" w:color="auto"/>
                  </w:divBdr>
                  <w:divsChild>
                    <w:div w:id="1146357567">
                      <w:marLeft w:val="0"/>
                      <w:marRight w:val="0"/>
                      <w:marTop w:val="0"/>
                      <w:marBottom w:val="0"/>
                      <w:divBdr>
                        <w:top w:val="none" w:sz="0" w:space="0" w:color="auto"/>
                        <w:left w:val="none" w:sz="0" w:space="0" w:color="auto"/>
                        <w:bottom w:val="none" w:sz="0" w:space="0" w:color="auto"/>
                        <w:right w:val="none" w:sz="0" w:space="0" w:color="auto"/>
                      </w:divBdr>
                    </w:div>
                  </w:divsChild>
                </w:div>
                <w:div w:id="369109568">
                  <w:marLeft w:val="0"/>
                  <w:marRight w:val="0"/>
                  <w:marTop w:val="0"/>
                  <w:marBottom w:val="0"/>
                  <w:divBdr>
                    <w:top w:val="none" w:sz="0" w:space="0" w:color="auto"/>
                    <w:left w:val="none" w:sz="0" w:space="0" w:color="auto"/>
                    <w:bottom w:val="none" w:sz="0" w:space="0" w:color="auto"/>
                    <w:right w:val="none" w:sz="0" w:space="0" w:color="auto"/>
                  </w:divBdr>
                  <w:divsChild>
                    <w:div w:id="372582300">
                      <w:marLeft w:val="0"/>
                      <w:marRight w:val="0"/>
                      <w:marTop w:val="0"/>
                      <w:marBottom w:val="0"/>
                      <w:divBdr>
                        <w:top w:val="none" w:sz="0" w:space="0" w:color="auto"/>
                        <w:left w:val="none" w:sz="0" w:space="0" w:color="auto"/>
                        <w:bottom w:val="none" w:sz="0" w:space="0" w:color="auto"/>
                        <w:right w:val="none" w:sz="0" w:space="0" w:color="auto"/>
                      </w:divBdr>
                    </w:div>
                  </w:divsChild>
                </w:div>
                <w:div w:id="380524790">
                  <w:marLeft w:val="0"/>
                  <w:marRight w:val="0"/>
                  <w:marTop w:val="0"/>
                  <w:marBottom w:val="0"/>
                  <w:divBdr>
                    <w:top w:val="none" w:sz="0" w:space="0" w:color="auto"/>
                    <w:left w:val="none" w:sz="0" w:space="0" w:color="auto"/>
                    <w:bottom w:val="none" w:sz="0" w:space="0" w:color="auto"/>
                    <w:right w:val="none" w:sz="0" w:space="0" w:color="auto"/>
                  </w:divBdr>
                  <w:divsChild>
                    <w:div w:id="1071923192">
                      <w:marLeft w:val="0"/>
                      <w:marRight w:val="0"/>
                      <w:marTop w:val="0"/>
                      <w:marBottom w:val="0"/>
                      <w:divBdr>
                        <w:top w:val="none" w:sz="0" w:space="0" w:color="auto"/>
                        <w:left w:val="none" w:sz="0" w:space="0" w:color="auto"/>
                        <w:bottom w:val="none" w:sz="0" w:space="0" w:color="auto"/>
                        <w:right w:val="none" w:sz="0" w:space="0" w:color="auto"/>
                      </w:divBdr>
                    </w:div>
                  </w:divsChild>
                </w:div>
                <w:div w:id="411245173">
                  <w:marLeft w:val="0"/>
                  <w:marRight w:val="0"/>
                  <w:marTop w:val="0"/>
                  <w:marBottom w:val="0"/>
                  <w:divBdr>
                    <w:top w:val="none" w:sz="0" w:space="0" w:color="auto"/>
                    <w:left w:val="none" w:sz="0" w:space="0" w:color="auto"/>
                    <w:bottom w:val="none" w:sz="0" w:space="0" w:color="auto"/>
                    <w:right w:val="none" w:sz="0" w:space="0" w:color="auto"/>
                  </w:divBdr>
                  <w:divsChild>
                    <w:div w:id="1037703574">
                      <w:marLeft w:val="0"/>
                      <w:marRight w:val="0"/>
                      <w:marTop w:val="0"/>
                      <w:marBottom w:val="0"/>
                      <w:divBdr>
                        <w:top w:val="none" w:sz="0" w:space="0" w:color="auto"/>
                        <w:left w:val="none" w:sz="0" w:space="0" w:color="auto"/>
                        <w:bottom w:val="none" w:sz="0" w:space="0" w:color="auto"/>
                        <w:right w:val="none" w:sz="0" w:space="0" w:color="auto"/>
                      </w:divBdr>
                    </w:div>
                  </w:divsChild>
                </w:div>
                <w:div w:id="415172522">
                  <w:marLeft w:val="0"/>
                  <w:marRight w:val="0"/>
                  <w:marTop w:val="0"/>
                  <w:marBottom w:val="0"/>
                  <w:divBdr>
                    <w:top w:val="none" w:sz="0" w:space="0" w:color="auto"/>
                    <w:left w:val="none" w:sz="0" w:space="0" w:color="auto"/>
                    <w:bottom w:val="none" w:sz="0" w:space="0" w:color="auto"/>
                    <w:right w:val="none" w:sz="0" w:space="0" w:color="auto"/>
                  </w:divBdr>
                  <w:divsChild>
                    <w:div w:id="1766460851">
                      <w:marLeft w:val="0"/>
                      <w:marRight w:val="0"/>
                      <w:marTop w:val="0"/>
                      <w:marBottom w:val="0"/>
                      <w:divBdr>
                        <w:top w:val="none" w:sz="0" w:space="0" w:color="auto"/>
                        <w:left w:val="none" w:sz="0" w:space="0" w:color="auto"/>
                        <w:bottom w:val="none" w:sz="0" w:space="0" w:color="auto"/>
                        <w:right w:val="none" w:sz="0" w:space="0" w:color="auto"/>
                      </w:divBdr>
                    </w:div>
                  </w:divsChild>
                </w:div>
                <w:div w:id="415631752">
                  <w:marLeft w:val="0"/>
                  <w:marRight w:val="0"/>
                  <w:marTop w:val="0"/>
                  <w:marBottom w:val="0"/>
                  <w:divBdr>
                    <w:top w:val="none" w:sz="0" w:space="0" w:color="auto"/>
                    <w:left w:val="none" w:sz="0" w:space="0" w:color="auto"/>
                    <w:bottom w:val="none" w:sz="0" w:space="0" w:color="auto"/>
                    <w:right w:val="none" w:sz="0" w:space="0" w:color="auto"/>
                  </w:divBdr>
                  <w:divsChild>
                    <w:div w:id="652299874">
                      <w:marLeft w:val="0"/>
                      <w:marRight w:val="0"/>
                      <w:marTop w:val="0"/>
                      <w:marBottom w:val="0"/>
                      <w:divBdr>
                        <w:top w:val="none" w:sz="0" w:space="0" w:color="auto"/>
                        <w:left w:val="none" w:sz="0" w:space="0" w:color="auto"/>
                        <w:bottom w:val="none" w:sz="0" w:space="0" w:color="auto"/>
                        <w:right w:val="none" w:sz="0" w:space="0" w:color="auto"/>
                      </w:divBdr>
                    </w:div>
                  </w:divsChild>
                </w:div>
                <w:div w:id="515080048">
                  <w:marLeft w:val="0"/>
                  <w:marRight w:val="0"/>
                  <w:marTop w:val="0"/>
                  <w:marBottom w:val="0"/>
                  <w:divBdr>
                    <w:top w:val="none" w:sz="0" w:space="0" w:color="auto"/>
                    <w:left w:val="none" w:sz="0" w:space="0" w:color="auto"/>
                    <w:bottom w:val="none" w:sz="0" w:space="0" w:color="auto"/>
                    <w:right w:val="none" w:sz="0" w:space="0" w:color="auto"/>
                  </w:divBdr>
                  <w:divsChild>
                    <w:div w:id="726146571">
                      <w:marLeft w:val="0"/>
                      <w:marRight w:val="0"/>
                      <w:marTop w:val="0"/>
                      <w:marBottom w:val="0"/>
                      <w:divBdr>
                        <w:top w:val="none" w:sz="0" w:space="0" w:color="auto"/>
                        <w:left w:val="none" w:sz="0" w:space="0" w:color="auto"/>
                        <w:bottom w:val="none" w:sz="0" w:space="0" w:color="auto"/>
                        <w:right w:val="none" w:sz="0" w:space="0" w:color="auto"/>
                      </w:divBdr>
                    </w:div>
                  </w:divsChild>
                </w:div>
                <w:div w:id="542061674">
                  <w:marLeft w:val="0"/>
                  <w:marRight w:val="0"/>
                  <w:marTop w:val="0"/>
                  <w:marBottom w:val="0"/>
                  <w:divBdr>
                    <w:top w:val="none" w:sz="0" w:space="0" w:color="auto"/>
                    <w:left w:val="none" w:sz="0" w:space="0" w:color="auto"/>
                    <w:bottom w:val="none" w:sz="0" w:space="0" w:color="auto"/>
                    <w:right w:val="none" w:sz="0" w:space="0" w:color="auto"/>
                  </w:divBdr>
                  <w:divsChild>
                    <w:div w:id="726759723">
                      <w:marLeft w:val="0"/>
                      <w:marRight w:val="0"/>
                      <w:marTop w:val="0"/>
                      <w:marBottom w:val="0"/>
                      <w:divBdr>
                        <w:top w:val="none" w:sz="0" w:space="0" w:color="auto"/>
                        <w:left w:val="none" w:sz="0" w:space="0" w:color="auto"/>
                        <w:bottom w:val="none" w:sz="0" w:space="0" w:color="auto"/>
                        <w:right w:val="none" w:sz="0" w:space="0" w:color="auto"/>
                      </w:divBdr>
                    </w:div>
                  </w:divsChild>
                </w:div>
                <w:div w:id="555825048">
                  <w:marLeft w:val="0"/>
                  <w:marRight w:val="0"/>
                  <w:marTop w:val="0"/>
                  <w:marBottom w:val="0"/>
                  <w:divBdr>
                    <w:top w:val="none" w:sz="0" w:space="0" w:color="auto"/>
                    <w:left w:val="none" w:sz="0" w:space="0" w:color="auto"/>
                    <w:bottom w:val="none" w:sz="0" w:space="0" w:color="auto"/>
                    <w:right w:val="none" w:sz="0" w:space="0" w:color="auto"/>
                  </w:divBdr>
                  <w:divsChild>
                    <w:div w:id="353389794">
                      <w:marLeft w:val="0"/>
                      <w:marRight w:val="0"/>
                      <w:marTop w:val="0"/>
                      <w:marBottom w:val="0"/>
                      <w:divBdr>
                        <w:top w:val="none" w:sz="0" w:space="0" w:color="auto"/>
                        <w:left w:val="none" w:sz="0" w:space="0" w:color="auto"/>
                        <w:bottom w:val="none" w:sz="0" w:space="0" w:color="auto"/>
                        <w:right w:val="none" w:sz="0" w:space="0" w:color="auto"/>
                      </w:divBdr>
                    </w:div>
                  </w:divsChild>
                </w:div>
                <w:div w:id="556208485">
                  <w:marLeft w:val="0"/>
                  <w:marRight w:val="0"/>
                  <w:marTop w:val="0"/>
                  <w:marBottom w:val="0"/>
                  <w:divBdr>
                    <w:top w:val="none" w:sz="0" w:space="0" w:color="auto"/>
                    <w:left w:val="none" w:sz="0" w:space="0" w:color="auto"/>
                    <w:bottom w:val="none" w:sz="0" w:space="0" w:color="auto"/>
                    <w:right w:val="none" w:sz="0" w:space="0" w:color="auto"/>
                  </w:divBdr>
                  <w:divsChild>
                    <w:div w:id="2082091739">
                      <w:marLeft w:val="0"/>
                      <w:marRight w:val="0"/>
                      <w:marTop w:val="0"/>
                      <w:marBottom w:val="0"/>
                      <w:divBdr>
                        <w:top w:val="none" w:sz="0" w:space="0" w:color="auto"/>
                        <w:left w:val="none" w:sz="0" w:space="0" w:color="auto"/>
                        <w:bottom w:val="none" w:sz="0" w:space="0" w:color="auto"/>
                        <w:right w:val="none" w:sz="0" w:space="0" w:color="auto"/>
                      </w:divBdr>
                    </w:div>
                  </w:divsChild>
                </w:div>
                <w:div w:id="662315439">
                  <w:marLeft w:val="0"/>
                  <w:marRight w:val="0"/>
                  <w:marTop w:val="0"/>
                  <w:marBottom w:val="0"/>
                  <w:divBdr>
                    <w:top w:val="none" w:sz="0" w:space="0" w:color="auto"/>
                    <w:left w:val="none" w:sz="0" w:space="0" w:color="auto"/>
                    <w:bottom w:val="none" w:sz="0" w:space="0" w:color="auto"/>
                    <w:right w:val="none" w:sz="0" w:space="0" w:color="auto"/>
                  </w:divBdr>
                  <w:divsChild>
                    <w:div w:id="556625602">
                      <w:marLeft w:val="0"/>
                      <w:marRight w:val="0"/>
                      <w:marTop w:val="0"/>
                      <w:marBottom w:val="0"/>
                      <w:divBdr>
                        <w:top w:val="none" w:sz="0" w:space="0" w:color="auto"/>
                        <w:left w:val="none" w:sz="0" w:space="0" w:color="auto"/>
                        <w:bottom w:val="none" w:sz="0" w:space="0" w:color="auto"/>
                        <w:right w:val="none" w:sz="0" w:space="0" w:color="auto"/>
                      </w:divBdr>
                    </w:div>
                  </w:divsChild>
                </w:div>
                <w:div w:id="676034690">
                  <w:marLeft w:val="0"/>
                  <w:marRight w:val="0"/>
                  <w:marTop w:val="0"/>
                  <w:marBottom w:val="0"/>
                  <w:divBdr>
                    <w:top w:val="none" w:sz="0" w:space="0" w:color="auto"/>
                    <w:left w:val="none" w:sz="0" w:space="0" w:color="auto"/>
                    <w:bottom w:val="none" w:sz="0" w:space="0" w:color="auto"/>
                    <w:right w:val="none" w:sz="0" w:space="0" w:color="auto"/>
                  </w:divBdr>
                  <w:divsChild>
                    <w:div w:id="1926643140">
                      <w:marLeft w:val="0"/>
                      <w:marRight w:val="0"/>
                      <w:marTop w:val="0"/>
                      <w:marBottom w:val="0"/>
                      <w:divBdr>
                        <w:top w:val="none" w:sz="0" w:space="0" w:color="auto"/>
                        <w:left w:val="none" w:sz="0" w:space="0" w:color="auto"/>
                        <w:bottom w:val="none" w:sz="0" w:space="0" w:color="auto"/>
                        <w:right w:val="none" w:sz="0" w:space="0" w:color="auto"/>
                      </w:divBdr>
                    </w:div>
                  </w:divsChild>
                </w:div>
                <w:div w:id="703017194">
                  <w:marLeft w:val="0"/>
                  <w:marRight w:val="0"/>
                  <w:marTop w:val="0"/>
                  <w:marBottom w:val="0"/>
                  <w:divBdr>
                    <w:top w:val="none" w:sz="0" w:space="0" w:color="auto"/>
                    <w:left w:val="none" w:sz="0" w:space="0" w:color="auto"/>
                    <w:bottom w:val="none" w:sz="0" w:space="0" w:color="auto"/>
                    <w:right w:val="none" w:sz="0" w:space="0" w:color="auto"/>
                  </w:divBdr>
                  <w:divsChild>
                    <w:div w:id="1115952447">
                      <w:marLeft w:val="0"/>
                      <w:marRight w:val="0"/>
                      <w:marTop w:val="0"/>
                      <w:marBottom w:val="0"/>
                      <w:divBdr>
                        <w:top w:val="none" w:sz="0" w:space="0" w:color="auto"/>
                        <w:left w:val="none" w:sz="0" w:space="0" w:color="auto"/>
                        <w:bottom w:val="none" w:sz="0" w:space="0" w:color="auto"/>
                        <w:right w:val="none" w:sz="0" w:space="0" w:color="auto"/>
                      </w:divBdr>
                    </w:div>
                  </w:divsChild>
                </w:div>
                <w:div w:id="712078771">
                  <w:marLeft w:val="0"/>
                  <w:marRight w:val="0"/>
                  <w:marTop w:val="0"/>
                  <w:marBottom w:val="0"/>
                  <w:divBdr>
                    <w:top w:val="none" w:sz="0" w:space="0" w:color="auto"/>
                    <w:left w:val="none" w:sz="0" w:space="0" w:color="auto"/>
                    <w:bottom w:val="none" w:sz="0" w:space="0" w:color="auto"/>
                    <w:right w:val="none" w:sz="0" w:space="0" w:color="auto"/>
                  </w:divBdr>
                  <w:divsChild>
                    <w:div w:id="1075930097">
                      <w:marLeft w:val="0"/>
                      <w:marRight w:val="0"/>
                      <w:marTop w:val="0"/>
                      <w:marBottom w:val="0"/>
                      <w:divBdr>
                        <w:top w:val="none" w:sz="0" w:space="0" w:color="auto"/>
                        <w:left w:val="none" w:sz="0" w:space="0" w:color="auto"/>
                        <w:bottom w:val="none" w:sz="0" w:space="0" w:color="auto"/>
                        <w:right w:val="none" w:sz="0" w:space="0" w:color="auto"/>
                      </w:divBdr>
                    </w:div>
                  </w:divsChild>
                </w:div>
                <w:div w:id="718893909">
                  <w:marLeft w:val="0"/>
                  <w:marRight w:val="0"/>
                  <w:marTop w:val="0"/>
                  <w:marBottom w:val="0"/>
                  <w:divBdr>
                    <w:top w:val="none" w:sz="0" w:space="0" w:color="auto"/>
                    <w:left w:val="none" w:sz="0" w:space="0" w:color="auto"/>
                    <w:bottom w:val="none" w:sz="0" w:space="0" w:color="auto"/>
                    <w:right w:val="none" w:sz="0" w:space="0" w:color="auto"/>
                  </w:divBdr>
                  <w:divsChild>
                    <w:div w:id="23334120">
                      <w:marLeft w:val="0"/>
                      <w:marRight w:val="0"/>
                      <w:marTop w:val="0"/>
                      <w:marBottom w:val="0"/>
                      <w:divBdr>
                        <w:top w:val="none" w:sz="0" w:space="0" w:color="auto"/>
                        <w:left w:val="none" w:sz="0" w:space="0" w:color="auto"/>
                        <w:bottom w:val="none" w:sz="0" w:space="0" w:color="auto"/>
                        <w:right w:val="none" w:sz="0" w:space="0" w:color="auto"/>
                      </w:divBdr>
                    </w:div>
                  </w:divsChild>
                </w:div>
                <w:div w:id="727339056">
                  <w:marLeft w:val="0"/>
                  <w:marRight w:val="0"/>
                  <w:marTop w:val="0"/>
                  <w:marBottom w:val="0"/>
                  <w:divBdr>
                    <w:top w:val="none" w:sz="0" w:space="0" w:color="auto"/>
                    <w:left w:val="none" w:sz="0" w:space="0" w:color="auto"/>
                    <w:bottom w:val="none" w:sz="0" w:space="0" w:color="auto"/>
                    <w:right w:val="none" w:sz="0" w:space="0" w:color="auto"/>
                  </w:divBdr>
                  <w:divsChild>
                    <w:div w:id="689261931">
                      <w:marLeft w:val="0"/>
                      <w:marRight w:val="0"/>
                      <w:marTop w:val="0"/>
                      <w:marBottom w:val="0"/>
                      <w:divBdr>
                        <w:top w:val="none" w:sz="0" w:space="0" w:color="auto"/>
                        <w:left w:val="none" w:sz="0" w:space="0" w:color="auto"/>
                        <w:bottom w:val="none" w:sz="0" w:space="0" w:color="auto"/>
                        <w:right w:val="none" w:sz="0" w:space="0" w:color="auto"/>
                      </w:divBdr>
                    </w:div>
                  </w:divsChild>
                </w:div>
                <w:div w:id="763648457">
                  <w:marLeft w:val="0"/>
                  <w:marRight w:val="0"/>
                  <w:marTop w:val="0"/>
                  <w:marBottom w:val="0"/>
                  <w:divBdr>
                    <w:top w:val="none" w:sz="0" w:space="0" w:color="auto"/>
                    <w:left w:val="none" w:sz="0" w:space="0" w:color="auto"/>
                    <w:bottom w:val="none" w:sz="0" w:space="0" w:color="auto"/>
                    <w:right w:val="none" w:sz="0" w:space="0" w:color="auto"/>
                  </w:divBdr>
                  <w:divsChild>
                    <w:div w:id="664629093">
                      <w:marLeft w:val="0"/>
                      <w:marRight w:val="0"/>
                      <w:marTop w:val="0"/>
                      <w:marBottom w:val="0"/>
                      <w:divBdr>
                        <w:top w:val="none" w:sz="0" w:space="0" w:color="auto"/>
                        <w:left w:val="none" w:sz="0" w:space="0" w:color="auto"/>
                        <w:bottom w:val="none" w:sz="0" w:space="0" w:color="auto"/>
                        <w:right w:val="none" w:sz="0" w:space="0" w:color="auto"/>
                      </w:divBdr>
                    </w:div>
                  </w:divsChild>
                </w:div>
                <w:div w:id="808202958">
                  <w:marLeft w:val="0"/>
                  <w:marRight w:val="0"/>
                  <w:marTop w:val="0"/>
                  <w:marBottom w:val="0"/>
                  <w:divBdr>
                    <w:top w:val="none" w:sz="0" w:space="0" w:color="auto"/>
                    <w:left w:val="none" w:sz="0" w:space="0" w:color="auto"/>
                    <w:bottom w:val="none" w:sz="0" w:space="0" w:color="auto"/>
                    <w:right w:val="none" w:sz="0" w:space="0" w:color="auto"/>
                  </w:divBdr>
                  <w:divsChild>
                    <w:div w:id="41177485">
                      <w:marLeft w:val="0"/>
                      <w:marRight w:val="0"/>
                      <w:marTop w:val="0"/>
                      <w:marBottom w:val="0"/>
                      <w:divBdr>
                        <w:top w:val="none" w:sz="0" w:space="0" w:color="auto"/>
                        <w:left w:val="none" w:sz="0" w:space="0" w:color="auto"/>
                        <w:bottom w:val="none" w:sz="0" w:space="0" w:color="auto"/>
                        <w:right w:val="none" w:sz="0" w:space="0" w:color="auto"/>
                      </w:divBdr>
                    </w:div>
                  </w:divsChild>
                </w:div>
                <w:div w:id="849953064">
                  <w:marLeft w:val="0"/>
                  <w:marRight w:val="0"/>
                  <w:marTop w:val="0"/>
                  <w:marBottom w:val="0"/>
                  <w:divBdr>
                    <w:top w:val="none" w:sz="0" w:space="0" w:color="auto"/>
                    <w:left w:val="none" w:sz="0" w:space="0" w:color="auto"/>
                    <w:bottom w:val="none" w:sz="0" w:space="0" w:color="auto"/>
                    <w:right w:val="none" w:sz="0" w:space="0" w:color="auto"/>
                  </w:divBdr>
                  <w:divsChild>
                    <w:div w:id="2050644132">
                      <w:marLeft w:val="0"/>
                      <w:marRight w:val="0"/>
                      <w:marTop w:val="0"/>
                      <w:marBottom w:val="0"/>
                      <w:divBdr>
                        <w:top w:val="none" w:sz="0" w:space="0" w:color="auto"/>
                        <w:left w:val="none" w:sz="0" w:space="0" w:color="auto"/>
                        <w:bottom w:val="none" w:sz="0" w:space="0" w:color="auto"/>
                        <w:right w:val="none" w:sz="0" w:space="0" w:color="auto"/>
                      </w:divBdr>
                    </w:div>
                  </w:divsChild>
                </w:div>
                <w:div w:id="868448739">
                  <w:marLeft w:val="0"/>
                  <w:marRight w:val="0"/>
                  <w:marTop w:val="0"/>
                  <w:marBottom w:val="0"/>
                  <w:divBdr>
                    <w:top w:val="none" w:sz="0" w:space="0" w:color="auto"/>
                    <w:left w:val="none" w:sz="0" w:space="0" w:color="auto"/>
                    <w:bottom w:val="none" w:sz="0" w:space="0" w:color="auto"/>
                    <w:right w:val="none" w:sz="0" w:space="0" w:color="auto"/>
                  </w:divBdr>
                  <w:divsChild>
                    <w:div w:id="906458485">
                      <w:marLeft w:val="0"/>
                      <w:marRight w:val="0"/>
                      <w:marTop w:val="0"/>
                      <w:marBottom w:val="0"/>
                      <w:divBdr>
                        <w:top w:val="none" w:sz="0" w:space="0" w:color="auto"/>
                        <w:left w:val="none" w:sz="0" w:space="0" w:color="auto"/>
                        <w:bottom w:val="none" w:sz="0" w:space="0" w:color="auto"/>
                        <w:right w:val="none" w:sz="0" w:space="0" w:color="auto"/>
                      </w:divBdr>
                    </w:div>
                  </w:divsChild>
                </w:div>
                <w:div w:id="899052917">
                  <w:marLeft w:val="0"/>
                  <w:marRight w:val="0"/>
                  <w:marTop w:val="0"/>
                  <w:marBottom w:val="0"/>
                  <w:divBdr>
                    <w:top w:val="none" w:sz="0" w:space="0" w:color="auto"/>
                    <w:left w:val="none" w:sz="0" w:space="0" w:color="auto"/>
                    <w:bottom w:val="none" w:sz="0" w:space="0" w:color="auto"/>
                    <w:right w:val="none" w:sz="0" w:space="0" w:color="auto"/>
                  </w:divBdr>
                  <w:divsChild>
                    <w:div w:id="2080595392">
                      <w:marLeft w:val="0"/>
                      <w:marRight w:val="0"/>
                      <w:marTop w:val="0"/>
                      <w:marBottom w:val="0"/>
                      <w:divBdr>
                        <w:top w:val="none" w:sz="0" w:space="0" w:color="auto"/>
                        <w:left w:val="none" w:sz="0" w:space="0" w:color="auto"/>
                        <w:bottom w:val="none" w:sz="0" w:space="0" w:color="auto"/>
                        <w:right w:val="none" w:sz="0" w:space="0" w:color="auto"/>
                      </w:divBdr>
                    </w:div>
                  </w:divsChild>
                </w:div>
                <w:div w:id="949167689">
                  <w:marLeft w:val="0"/>
                  <w:marRight w:val="0"/>
                  <w:marTop w:val="0"/>
                  <w:marBottom w:val="0"/>
                  <w:divBdr>
                    <w:top w:val="none" w:sz="0" w:space="0" w:color="auto"/>
                    <w:left w:val="none" w:sz="0" w:space="0" w:color="auto"/>
                    <w:bottom w:val="none" w:sz="0" w:space="0" w:color="auto"/>
                    <w:right w:val="none" w:sz="0" w:space="0" w:color="auto"/>
                  </w:divBdr>
                  <w:divsChild>
                    <w:div w:id="219022234">
                      <w:marLeft w:val="0"/>
                      <w:marRight w:val="0"/>
                      <w:marTop w:val="0"/>
                      <w:marBottom w:val="0"/>
                      <w:divBdr>
                        <w:top w:val="none" w:sz="0" w:space="0" w:color="auto"/>
                        <w:left w:val="none" w:sz="0" w:space="0" w:color="auto"/>
                        <w:bottom w:val="none" w:sz="0" w:space="0" w:color="auto"/>
                        <w:right w:val="none" w:sz="0" w:space="0" w:color="auto"/>
                      </w:divBdr>
                    </w:div>
                  </w:divsChild>
                </w:div>
                <w:div w:id="959804871">
                  <w:marLeft w:val="0"/>
                  <w:marRight w:val="0"/>
                  <w:marTop w:val="0"/>
                  <w:marBottom w:val="0"/>
                  <w:divBdr>
                    <w:top w:val="none" w:sz="0" w:space="0" w:color="auto"/>
                    <w:left w:val="none" w:sz="0" w:space="0" w:color="auto"/>
                    <w:bottom w:val="none" w:sz="0" w:space="0" w:color="auto"/>
                    <w:right w:val="none" w:sz="0" w:space="0" w:color="auto"/>
                  </w:divBdr>
                  <w:divsChild>
                    <w:div w:id="1486825223">
                      <w:marLeft w:val="0"/>
                      <w:marRight w:val="0"/>
                      <w:marTop w:val="0"/>
                      <w:marBottom w:val="0"/>
                      <w:divBdr>
                        <w:top w:val="none" w:sz="0" w:space="0" w:color="auto"/>
                        <w:left w:val="none" w:sz="0" w:space="0" w:color="auto"/>
                        <w:bottom w:val="none" w:sz="0" w:space="0" w:color="auto"/>
                        <w:right w:val="none" w:sz="0" w:space="0" w:color="auto"/>
                      </w:divBdr>
                    </w:div>
                  </w:divsChild>
                </w:div>
                <w:div w:id="976372629">
                  <w:marLeft w:val="0"/>
                  <w:marRight w:val="0"/>
                  <w:marTop w:val="0"/>
                  <w:marBottom w:val="0"/>
                  <w:divBdr>
                    <w:top w:val="none" w:sz="0" w:space="0" w:color="auto"/>
                    <w:left w:val="none" w:sz="0" w:space="0" w:color="auto"/>
                    <w:bottom w:val="none" w:sz="0" w:space="0" w:color="auto"/>
                    <w:right w:val="none" w:sz="0" w:space="0" w:color="auto"/>
                  </w:divBdr>
                  <w:divsChild>
                    <w:div w:id="1946111793">
                      <w:marLeft w:val="0"/>
                      <w:marRight w:val="0"/>
                      <w:marTop w:val="0"/>
                      <w:marBottom w:val="0"/>
                      <w:divBdr>
                        <w:top w:val="none" w:sz="0" w:space="0" w:color="auto"/>
                        <w:left w:val="none" w:sz="0" w:space="0" w:color="auto"/>
                        <w:bottom w:val="none" w:sz="0" w:space="0" w:color="auto"/>
                        <w:right w:val="none" w:sz="0" w:space="0" w:color="auto"/>
                      </w:divBdr>
                    </w:div>
                  </w:divsChild>
                </w:div>
                <w:div w:id="1022438345">
                  <w:marLeft w:val="0"/>
                  <w:marRight w:val="0"/>
                  <w:marTop w:val="0"/>
                  <w:marBottom w:val="0"/>
                  <w:divBdr>
                    <w:top w:val="none" w:sz="0" w:space="0" w:color="auto"/>
                    <w:left w:val="none" w:sz="0" w:space="0" w:color="auto"/>
                    <w:bottom w:val="none" w:sz="0" w:space="0" w:color="auto"/>
                    <w:right w:val="none" w:sz="0" w:space="0" w:color="auto"/>
                  </w:divBdr>
                  <w:divsChild>
                    <w:div w:id="895161534">
                      <w:marLeft w:val="0"/>
                      <w:marRight w:val="0"/>
                      <w:marTop w:val="0"/>
                      <w:marBottom w:val="0"/>
                      <w:divBdr>
                        <w:top w:val="none" w:sz="0" w:space="0" w:color="auto"/>
                        <w:left w:val="none" w:sz="0" w:space="0" w:color="auto"/>
                        <w:bottom w:val="none" w:sz="0" w:space="0" w:color="auto"/>
                        <w:right w:val="none" w:sz="0" w:space="0" w:color="auto"/>
                      </w:divBdr>
                    </w:div>
                  </w:divsChild>
                </w:div>
                <w:div w:id="1092237020">
                  <w:marLeft w:val="0"/>
                  <w:marRight w:val="0"/>
                  <w:marTop w:val="0"/>
                  <w:marBottom w:val="0"/>
                  <w:divBdr>
                    <w:top w:val="none" w:sz="0" w:space="0" w:color="auto"/>
                    <w:left w:val="none" w:sz="0" w:space="0" w:color="auto"/>
                    <w:bottom w:val="none" w:sz="0" w:space="0" w:color="auto"/>
                    <w:right w:val="none" w:sz="0" w:space="0" w:color="auto"/>
                  </w:divBdr>
                  <w:divsChild>
                    <w:div w:id="1427530210">
                      <w:marLeft w:val="0"/>
                      <w:marRight w:val="0"/>
                      <w:marTop w:val="0"/>
                      <w:marBottom w:val="0"/>
                      <w:divBdr>
                        <w:top w:val="none" w:sz="0" w:space="0" w:color="auto"/>
                        <w:left w:val="none" w:sz="0" w:space="0" w:color="auto"/>
                        <w:bottom w:val="none" w:sz="0" w:space="0" w:color="auto"/>
                        <w:right w:val="none" w:sz="0" w:space="0" w:color="auto"/>
                      </w:divBdr>
                    </w:div>
                  </w:divsChild>
                </w:div>
                <w:div w:id="1227498505">
                  <w:marLeft w:val="0"/>
                  <w:marRight w:val="0"/>
                  <w:marTop w:val="0"/>
                  <w:marBottom w:val="0"/>
                  <w:divBdr>
                    <w:top w:val="none" w:sz="0" w:space="0" w:color="auto"/>
                    <w:left w:val="none" w:sz="0" w:space="0" w:color="auto"/>
                    <w:bottom w:val="none" w:sz="0" w:space="0" w:color="auto"/>
                    <w:right w:val="none" w:sz="0" w:space="0" w:color="auto"/>
                  </w:divBdr>
                  <w:divsChild>
                    <w:div w:id="1954704313">
                      <w:marLeft w:val="0"/>
                      <w:marRight w:val="0"/>
                      <w:marTop w:val="0"/>
                      <w:marBottom w:val="0"/>
                      <w:divBdr>
                        <w:top w:val="none" w:sz="0" w:space="0" w:color="auto"/>
                        <w:left w:val="none" w:sz="0" w:space="0" w:color="auto"/>
                        <w:bottom w:val="none" w:sz="0" w:space="0" w:color="auto"/>
                        <w:right w:val="none" w:sz="0" w:space="0" w:color="auto"/>
                      </w:divBdr>
                    </w:div>
                  </w:divsChild>
                </w:div>
                <w:div w:id="1228960202">
                  <w:marLeft w:val="0"/>
                  <w:marRight w:val="0"/>
                  <w:marTop w:val="0"/>
                  <w:marBottom w:val="0"/>
                  <w:divBdr>
                    <w:top w:val="none" w:sz="0" w:space="0" w:color="auto"/>
                    <w:left w:val="none" w:sz="0" w:space="0" w:color="auto"/>
                    <w:bottom w:val="none" w:sz="0" w:space="0" w:color="auto"/>
                    <w:right w:val="none" w:sz="0" w:space="0" w:color="auto"/>
                  </w:divBdr>
                  <w:divsChild>
                    <w:div w:id="813716991">
                      <w:marLeft w:val="0"/>
                      <w:marRight w:val="0"/>
                      <w:marTop w:val="0"/>
                      <w:marBottom w:val="0"/>
                      <w:divBdr>
                        <w:top w:val="none" w:sz="0" w:space="0" w:color="auto"/>
                        <w:left w:val="none" w:sz="0" w:space="0" w:color="auto"/>
                        <w:bottom w:val="none" w:sz="0" w:space="0" w:color="auto"/>
                        <w:right w:val="none" w:sz="0" w:space="0" w:color="auto"/>
                      </w:divBdr>
                    </w:div>
                  </w:divsChild>
                </w:div>
                <w:div w:id="1309700429">
                  <w:marLeft w:val="0"/>
                  <w:marRight w:val="0"/>
                  <w:marTop w:val="0"/>
                  <w:marBottom w:val="0"/>
                  <w:divBdr>
                    <w:top w:val="none" w:sz="0" w:space="0" w:color="auto"/>
                    <w:left w:val="none" w:sz="0" w:space="0" w:color="auto"/>
                    <w:bottom w:val="none" w:sz="0" w:space="0" w:color="auto"/>
                    <w:right w:val="none" w:sz="0" w:space="0" w:color="auto"/>
                  </w:divBdr>
                  <w:divsChild>
                    <w:div w:id="2089692932">
                      <w:marLeft w:val="0"/>
                      <w:marRight w:val="0"/>
                      <w:marTop w:val="0"/>
                      <w:marBottom w:val="0"/>
                      <w:divBdr>
                        <w:top w:val="none" w:sz="0" w:space="0" w:color="auto"/>
                        <w:left w:val="none" w:sz="0" w:space="0" w:color="auto"/>
                        <w:bottom w:val="none" w:sz="0" w:space="0" w:color="auto"/>
                        <w:right w:val="none" w:sz="0" w:space="0" w:color="auto"/>
                      </w:divBdr>
                    </w:div>
                  </w:divsChild>
                </w:div>
                <w:div w:id="1336155139">
                  <w:marLeft w:val="0"/>
                  <w:marRight w:val="0"/>
                  <w:marTop w:val="0"/>
                  <w:marBottom w:val="0"/>
                  <w:divBdr>
                    <w:top w:val="none" w:sz="0" w:space="0" w:color="auto"/>
                    <w:left w:val="none" w:sz="0" w:space="0" w:color="auto"/>
                    <w:bottom w:val="none" w:sz="0" w:space="0" w:color="auto"/>
                    <w:right w:val="none" w:sz="0" w:space="0" w:color="auto"/>
                  </w:divBdr>
                  <w:divsChild>
                    <w:div w:id="937448996">
                      <w:marLeft w:val="0"/>
                      <w:marRight w:val="0"/>
                      <w:marTop w:val="0"/>
                      <w:marBottom w:val="0"/>
                      <w:divBdr>
                        <w:top w:val="none" w:sz="0" w:space="0" w:color="auto"/>
                        <w:left w:val="none" w:sz="0" w:space="0" w:color="auto"/>
                        <w:bottom w:val="none" w:sz="0" w:space="0" w:color="auto"/>
                        <w:right w:val="none" w:sz="0" w:space="0" w:color="auto"/>
                      </w:divBdr>
                    </w:div>
                  </w:divsChild>
                </w:div>
                <w:div w:id="1434547925">
                  <w:marLeft w:val="0"/>
                  <w:marRight w:val="0"/>
                  <w:marTop w:val="0"/>
                  <w:marBottom w:val="0"/>
                  <w:divBdr>
                    <w:top w:val="none" w:sz="0" w:space="0" w:color="auto"/>
                    <w:left w:val="none" w:sz="0" w:space="0" w:color="auto"/>
                    <w:bottom w:val="none" w:sz="0" w:space="0" w:color="auto"/>
                    <w:right w:val="none" w:sz="0" w:space="0" w:color="auto"/>
                  </w:divBdr>
                  <w:divsChild>
                    <w:div w:id="346831575">
                      <w:marLeft w:val="0"/>
                      <w:marRight w:val="0"/>
                      <w:marTop w:val="0"/>
                      <w:marBottom w:val="0"/>
                      <w:divBdr>
                        <w:top w:val="none" w:sz="0" w:space="0" w:color="auto"/>
                        <w:left w:val="none" w:sz="0" w:space="0" w:color="auto"/>
                        <w:bottom w:val="none" w:sz="0" w:space="0" w:color="auto"/>
                        <w:right w:val="none" w:sz="0" w:space="0" w:color="auto"/>
                      </w:divBdr>
                    </w:div>
                  </w:divsChild>
                </w:div>
                <w:div w:id="1437745808">
                  <w:marLeft w:val="0"/>
                  <w:marRight w:val="0"/>
                  <w:marTop w:val="0"/>
                  <w:marBottom w:val="0"/>
                  <w:divBdr>
                    <w:top w:val="none" w:sz="0" w:space="0" w:color="auto"/>
                    <w:left w:val="none" w:sz="0" w:space="0" w:color="auto"/>
                    <w:bottom w:val="none" w:sz="0" w:space="0" w:color="auto"/>
                    <w:right w:val="none" w:sz="0" w:space="0" w:color="auto"/>
                  </w:divBdr>
                  <w:divsChild>
                    <w:div w:id="1123500906">
                      <w:marLeft w:val="0"/>
                      <w:marRight w:val="0"/>
                      <w:marTop w:val="0"/>
                      <w:marBottom w:val="0"/>
                      <w:divBdr>
                        <w:top w:val="none" w:sz="0" w:space="0" w:color="auto"/>
                        <w:left w:val="none" w:sz="0" w:space="0" w:color="auto"/>
                        <w:bottom w:val="none" w:sz="0" w:space="0" w:color="auto"/>
                        <w:right w:val="none" w:sz="0" w:space="0" w:color="auto"/>
                      </w:divBdr>
                    </w:div>
                  </w:divsChild>
                </w:div>
                <w:div w:id="1492017804">
                  <w:marLeft w:val="0"/>
                  <w:marRight w:val="0"/>
                  <w:marTop w:val="0"/>
                  <w:marBottom w:val="0"/>
                  <w:divBdr>
                    <w:top w:val="none" w:sz="0" w:space="0" w:color="auto"/>
                    <w:left w:val="none" w:sz="0" w:space="0" w:color="auto"/>
                    <w:bottom w:val="none" w:sz="0" w:space="0" w:color="auto"/>
                    <w:right w:val="none" w:sz="0" w:space="0" w:color="auto"/>
                  </w:divBdr>
                  <w:divsChild>
                    <w:div w:id="1964000210">
                      <w:marLeft w:val="0"/>
                      <w:marRight w:val="0"/>
                      <w:marTop w:val="0"/>
                      <w:marBottom w:val="0"/>
                      <w:divBdr>
                        <w:top w:val="none" w:sz="0" w:space="0" w:color="auto"/>
                        <w:left w:val="none" w:sz="0" w:space="0" w:color="auto"/>
                        <w:bottom w:val="none" w:sz="0" w:space="0" w:color="auto"/>
                        <w:right w:val="none" w:sz="0" w:space="0" w:color="auto"/>
                      </w:divBdr>
                    </w:div>
                  </w:divsChild>
                </w:div>
                <w:div w:id="1528830274">
                  <w:marLeft w:val="0"/>
                  <w:marRight w:val="0"/>
                  <w:marTop w:val="0"/>
                  <w:marBottom w:val="0"/>
                  <w:divBdr>
                    <w:top w:val="none" w:sz="0" w:space="0" w:color="auto"/>
                    <w:left w:val="none" w:sz="0" w:space="0" w:color="auto"/>
                    <w:bottom w:val="none" w:sz="0" w:space="0" w:color="auto"/>
                    <w:right w:val="none" w:sz="0" w:space="0" w:color="auto"/>
                  </w:divBdr>
                  <w:divsChild>
                    <w:div w:id="1742408143">
                      <w:marLeft w:val="0"/>
                      <w:marRight w:val="0"/>
                      <w:marTop w:val="0"/>
                      <w:marBottom w:val="0"/>
                      <w:divBdr>
                        <w:top w:val="none" w:sz="0" w:space="0" w:color="auto"/>
                        <w:left w:val="none" w:sz="0" w:space="0" w:color="auto"/>
                        <w:bottom w:val="none" w:sz="0" w:space="0" w:color="auto"/>
                        <w:right w:val="none" w:sz="0" w:space="0" w:color="auto"/>
                      </w:divBdr>
                    </w:div>
                  </w:divsChild>
                </w:div>
                <w:div w:id="1651472329">
                  <w:marLeft w:val="0"/>
                  <w:marRight w:val="0"/>
                  <w:marTop w:val="0"/>
                  <w:marBottom w:val="0"/>
                  <w:divBdr>
                    <w:top w:val="none" w:sz="0" w:space="0" w:color="auto"/>
                    <w:left w:val="none" w:sz="0" w:space="0" w:color="auto"/>
                    <w:bottom w:val="none" w:sz="0" w:space="0" w:color="auto"/>
                    <w:right w:val="none" w:sz="0" w:space="0" w:color="auto"/>
                  </w:divBdr>
                  <w:divsChild>
                    <w:div w:id="1602185396">
                      <w:marLeft w:val="0"/>
                      <w:marRight w:val="0"/>
                      <w:marTop w:val="0"/>
                      <w:marBottom w:val="0"/>
                      <w:divBdr>
                        <w:top w:val="none" w:sz="0" w:space="0" w:color="auto"/>
                        <w:left w:val="none" w:sz="0" w:space="0" w:color="auto"/>
                        <w:bottom w:val="none" w:sz="0" w:space="0" w:color="auto"/>
                        <w:right w:val="none" w:sz="0" w:space="0" w:color="auto"/>
                      </w:divBdr>
                    </w:div>
                  </w:divsChild>
                </w:div>
                <w:div w:id="1676033965">
                  <w:marLeft w:val="0"/>
                  <w:marRight w:val="0"/>
                  <w:marTop w:val="0"/>
                  <w:marBottom w:val="0"/>
                  <w:divBdr>
                    <w:top w:val="none" w:sz="0" w:space="0" w:color="auto"/>
                    <w:left w:val="none" w:sz="0" w:space="0" w:color="auto"/>
                    <w:bottom w:val="none" w:sz="0" w:space="0" w:color="auto"/>
                    <w:right w:val="none" w:sz="0" w:space="0" w:color="auto"/>
                  </w:divBdr>
                  <w:divsChild>
                    <w:div w:id="379864021">
                      <w:marLeft w:val="0"/>
                      <w:marRight w:val="0"/>
                      <w:marTop w:val="0"/>
                      <w:marBottom w:val="0"/>
                      <w:divBdr>
                        <w:top w:val="none" w:sz="0" w:space="0" w:color="auto"/>
                        <w:left w:val="none" w:sz="0" w:space="0" w:color="auto"/>
                        <w:bottom w:val="none" w:sz="0" w:space="0" w:color="auto"/>
                        <w:right w:val="none" w:sz="0" w:space="0" w:color="auto"/>
                      </w:divBdr>
                    </w:div>
                  </w:divsChild>
                </w:div>
                <w:div w:id="1729723272">
                  <w:marLeft w:val="0"/>
                  <w:marRight w:val="0"/>
                  <w:marTop w:val="0"/>
                  <w:marBottom w:val="0"/>
                  <w:divBdr>
                    <w:top w:val="none" w:sz="0" w:space="0" w:color="auto"/>
                    <w:left w:val="none" w:sz="0" w:space="0" w:color="auto"/>
                    <w:bottom w:val="none" w:sz="0" w:space="0" w:color="auto"/>
                    <w:right w:val="none" w:sz="0" w:space="0" w:color="auto"/>
                  </w:divBdr>
                  <w:divsChild>
                    <w:div w:id="732771955">
                      <w:marLeft w:val="0"/>
                      <w:marRight w:val="0"/>
                      <w:marTop w:val="0"/>
                      <w:marBottom w:val="0"/>
                      <w:divBdr>
                        <w:top w:val="none" w:sz="0" w:space="0" w:color="auto"/>
                        <w:left w:val="none" w:sz="0" w:space="0" w:color="auto"/>
                        <w:bottom w:val="none" w:sz="0" w:space="0" w:color="auto"/>
                        <w:right w:val="none" w:sz="0" w:space="0" w:color="auto"/>
                      </w:divBdr>
                    </w:div>
                  </w:divsChild>
                </w:div>
                <w:div w:id="1752509643">
                  <w:marLeft w:val="0"/>
                  <w:marRight w:val="0"/>
                  <w:marTop w:val="0"/>
                  <w:marBottom w:val="0"/>
                  <w:divBdr>
                    <w:top w:val="none" w:sz="0" w:space="0" w:color="auto"/>
                    <w:left w:val="none" w:sz="0" w:space="0" w:color="auto"/>
                    <w:bottom w:val="none" w:sz="0" w:space="0" w:color="auto"/>
                    <w:right w:val="none" w:sz="0" w:space="0" w:color="auto"/>
                  </w:divBdr>
                  <w:divsChild>
                    <w:div w:id="918444698">
                      <w:marLeft w:val="0"/>
                      <w:marRight w:val="0"/>
                      <w:marTop w:val="0"/>
                      <w:marBottom w:val="0"/>
                      <w:divBdr>
                        <w:top w:val="none" w:sz="0" w:space="0" w:color="auto"/>
                        <w:left w:val="none" w:sz="0" w:space="0" w:color="auto"/>
                        <w:bottom w:val="none" w:sz="0" w:space="0" w:color="auto"/>
                        <w:right w:val="none" w:sz="0" w:space="0" w:color="auto"/>
                      </w:divBdr>
                    </w:div>
                  </w:divsChild>
                </w:div>
                <w:div w:id="1782723083">
                  <w:marLeft w:val="0"/>
                  <w:marRight w:val="0"/>
                  <w:marTop w:val="0"/>
                  <w:marBottom w:val="0"/>
                  <w:divBdr>
                    <w:top w:val="none" w:sz="0" w:space="0" w:color="auto"/>
                    <w:left w:val="none" w:sz="0" w:space="0" w:color="auto"/>
                    <w:bottom w:val="none" w:sz="0" w:space="0" w:color="auto"/>
                    <w:right w:val="none" w:sz="0" w:space="0" w:color="auto"/>
                  </w:divBdr>
                  <w:divsChild>
                    <w:div w:id="1830055499">
                      <w:marLeft w:val="0"/>
                      <w:marRight w:val="0"/>
                      <w:marTop w:val="0"/>
                      <w:marBottom w:val="0"/>
                      <w:divBdr>
                        <w:top w:val="none" w:sz="0" w:space="0" w:color="auto"/>
                        <w:left w:val="none" w:sz="0" w:space="0" w:color="auto"/>
                        <w:bottom w:val="none" w:sz="0" w:space="0" w:color="auto"/>
                        <w:right w:val="none" w:sz="0" w:space="0" w:color="auto"/>
                      </w:divBdr>
                    </w:div>
                  </w:divsChild>
                </w:div>
                <w:div w:id="1878858448">
                  <w:marLeft w:val="0"/>
                  <w:marRight w:val="0"/>
                  <w:marTop w:val="0"/>
                  <w:marBottom w:val="0"/>
                  <w:divBdr>
                    <w:top w:val="none" w:sz="0" w:space="0" w:color="auto"/>
                    <w:left w:val="none" w:sz="0" w:space="0" w:color="auto"/>
                    <w:bottom w:val="none" w:sz="0" w:space="0" w:color="auto"/>
                    <w:right w:val="none" w:sz="0" w:space="0" w:color="auto"/>
                  </w:divBdr>
                  <w:divsChild>
                    <w:div w:id="173809896">
                      <w:marLeft w:val="0"/>
                      <w:marRight w:val="0"/>
                      <w:marTop w:val="0"/>
                      <w:marBottom w:val="0"/>
                      <w:divBdr>
                        <w:top w:val="none" w:sz="0" w:space="0" w:color="auto"/>
                        <w:left w:val="none" w:sz="0" w:space="0" w:color="auto"/>
                        <w:bottom w:val="none" w:sz="0" w:space="0" w:color="auto"/>
                        <w:right w:val="none" w:sz="0" w:space="0" w:color="auto"/>
                      </w:divBdr>
                    </w:div>
                  </w:divsChild>
                </w:div>
                <w:div w:id="1969625286">
                  <w:marLeft w:val="0"/>
                  <w:marRight w:val="0"/>
                  <w:marTop w:val="0"/>
                  <w:marBottom w:val="0"/>
                  <w:divBdr>
                    <w:top w:val="none" w:sz="0" w:space="0" w:color="auto"/>
                    <w:left w:val="none" w:sz="0" w:space="0" w:color="auto"/>
                    <w:bottom w:val="none" w:sz="0" w:space="0" w:color="auto"/>
                    <w:right w:val="none" w:sz="0" w:space="0" w:color="auto"/>
                  </w:divBdr>
                  <w:divsChild>
                    <w:div w:id="1884053777">
                      <w:marLeft w:val="0"/>
                      <w:marRight w:val="0"/>
                      <w:marTop w:val="0"/>
                      <w:marBottom w:val="0"/>
                      <w:divBdr>
                        <w:top w:val="none" w:sz="0" w:space="0" w:color="auto"/>
                        <w:left w:val="none" w:sz="0" w:space="0" w:color="auto"/>
                        <w:bottom w:val="none" w:sz="0" w:space="0" w:color="auto"/>
                        <w:right w:val="none" w:sz="0" w:space="0" w:color="auto"/>
                      </w:divBdr>
                    </w:div>
                  </w:divsChild>
                </w:div>
                <w:div w:id="1971550857">
                  <w:marLeft w:val="0"/>
                  <w:marRight w:val="0"/>
                  <w:marTop w:val="0"/>
                  <w:marBottom w:val="0"/>
                  <w:divBdr>
                    <w:top w:val="none" w:sz="0" w:space="0" w:color="auto"/>
                    <w:left w:val="none" w:sz="0" w:space="0" w:color="auto"/>
                    <w:bottom w:val="none" w:sz="0" w:space="0" w:color="auto"/>
                    <w:right w:val="none" w:sz="0" w:space="0" w:color="auto"/>
                  </w:divBdr>
                  <w:divsChild>
                    <w:div w:id="839007456">
                      <w:marLeft w:val="0"/>
                      <w:marRight w:val="0"/>
                      <w:marTop w:val="0"/>
                      <w:marBottom w:val="0"/>
                      <w:divBdr>
                        <w:top w:val="none" w:sz="0" w:space="0" w:color="auto"/>
                        <w:left w:val="none" w:sz="0" w:space="0" w:color="auto"/>
                        <w:bottom w:val="none" w:sz="0" w:space="0" w:color="auto"/>
                        <w:right w:val="none" w:sz="0" w:space="0" w:color="auto"/>
                      </w:divBdr>
                    </w:div>
                  </w:divsChild>
                </w:div>
                <w:div w:id="1996759381">
                  <w:marLeft w:val="0"/>
                  <w:marRight w:val="0"/>
                  <w:marTop w:val="0"/>
                  <w:marBottom w:val="0"/>
                  <w:divBdr>
                    <w:top w:val="none" w:sz="0" w:space="0" w:color="auto"/>
                    <w:left w:val="none" w:sz="0" w:space="0" w:color="auto"/>
                    <w:bottom w:val="none" w:sz="0" w:space="0" w:color="auto"/>
                    <w:right w:val="none" w:sz="0" w:space="0" w:color="auto"/>
                  </w:divBdr>
                  <w:divsChild>
                    <w:div w:id="769736801">
                      <w:marLeft w:val="0"/>
                      <w:marRight w:val="0"/>
                      <w:marTop w:val="0"/>
                      <w:marBottom w:val="0"/>
                      <w:divBdr>
                        <w:top w:val="none" w:sz="0" w:space="0" w:color="auto"/>
                        <w:left w:val="none" w:sz="0" w:space="0" w:color="auto"/>
                        <w:bottom w:val="none" w:sz="0" w:space="0" w:color="auto"/>
                        <w:right w:val="none" w:sz="0" w:space="0" w:color="auto"/>
                      </w:divBdr>
                    </w:div>
                  </w:divsChild>
                </w:div>
                <w:div w:id="2051610417">
                  <w:marLeft w:val="0"/>
                  <w:marRight w:val="0"/>
                  <w:marTop w:val="0"/>
                  <w:marBottom w:val="0"/>
                  <w:divBdr>
                    <w:top w:val="none" w:sz="0" w:space="0" w:color="auto"/>
                    <w:left w:val="none" w:sz="0" w:space="0" w:color="auto"/>
                    <w:bottom w:val="none" w:sz="0" w:space="0" w:color="auto"/>
                    <w:right w:val="none" w:sz="0" w:space="0" w:color="auto"/>
                  </w:divBdr>
                  <w:divsChild>
                    <w:div w:id="1602642330">
                      <w:marLeft w:val="0"/>
                      <w:marRight w:val="0"/>
                      <w:marTop w:val="0"/>
                      <w:marBottom w:val="0"/>
                      <w:divBdr>
                        <w:top w:val="none" w:sz="0" w:space="0" w:color="auto"/>
                        <w:left w:val="none" w:sz="0" w:space="0" w:color="auto"/>
                        <w:bottom w:val="none" w:sz="0" w:space="0" w:color="auto"/>
                        <w:right w:val="none" w:sz="0" w:space="0" w:color="auto"/>
                      </w:divBdr>
                    </w:div>
                  </w:divsChild>
                </w:div>
                <w:div w:id="2117630701">
                  <w:marLeft w:val="0"/>
                  <w:marRight w:val="0"/>
                  <w:marTop w:val="0"/>
                  <w:marBottom w:val="0"/>
                  <w:divBdr>
                    <w:top w:val="none" w:sz="0" w:space="0" w:color="auto"/>
                    <w:left w:val="none" w:sz="0" w:space="0" w:color="auto"/>
                    <w:bottom w:val="none" w:sz="0" w:space="0" w:color="auto"/>
                    <w:right w:val="none" w:sz="0" w:space="0" w:color="auto"/>
                  </w:divBdr>
                  <w:divsChild>
                    <w:div w:id="81268924">
                      <w:marLeft w:val="0"/>
                      <w:marRight w:val="0"/>
                      <w:marTop w:val="0"/>
                      <w:marBottom w:val="0"/>
                      <w:divBdr>
                        <w:top w:val="none" w:sz="0" w:space="0" w:color="auto"/>
                        <w:left w:val="none" w:sz="0" w:space="0" w:color="auto"/>
                        <w:bottom w:val="none" w:sz="0" w:space="0" w:color="auto"/>
                        <w:right w:val="none" w:sz="0" w:space="0" w:color="auto"/>
                      </w:divBdr>
                    </w:div>
                  </w:divsChild>
                </w:div>
                <w:div w:id="2132628003">
                  <w:marLeft w:val="0"/>
                  <w:marRight w:val="0"/>
                  <w:marTop w:val="0"/>
                  <w:marBottom w:val="0"/>
                  <w:divBdr>
                    <w:top w:val="none" w:sz="0" w:space="0" w:color="auto"/>
                    <w:left w:val="none" w:sz="0" w:space="0" w:color="auto"/>
                    <w:bottom w:val="none" w:sz="0" w:space="0" w:color="auto"/>
                    <w:right w:val="none" w:sz="0" w:space="0" w:color="auto"/>
                  </w:divBdr>
                  <w:divsChild>
                    <w:div w:id="15464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21819">
          <w:marLeft w:val="0"/>
          <w:marRight w:val="0"/>
          <w:marTop w:val="0"/>
          <w:marBottom w:val="0"/>
          <w:divBdr>
            <w:top w:val="none" w:sz="0" w:space="0" w:color="auto"/>
            <w:left w:val="none" w:sz="0" w:space="0" w:color="auto"/>
            <w:bottom w:val="none" w:sz="0" w:space="0" w:color="auto"/>
            <w:right w:val="none" w:sz="0" w:space="0" w:color="auto"/>
          </w:divBdr>
        </w:div>
        <w:div w:id="2071268261">
          <w:marLeft w:val="0"/>
          <w:marRight w:val="0"/>
          <w:marTop w:val="0"/>
          <w:marBottom w:val="0"/>
          <w:divBdr>
            <w:top w:val="none" w:sz="0" w:space="0" w:color="auto"/>
            <w:left w:val="none" w:sz="0" w:space="0" w:color="auto"/>
            <w:bottom w:val="none" w:sz="0" w:space="0" w:color="auto"/>
            <w:right w:val="none" w:sz="0" w:space="0" w:color="auto"/>
          </w:divBdr>
        </w:div>
        <w:div w:id="2093310734">
          <w:marLeft w:val="0"/>
          <w:marRight w:val="0"/>
          <w:marTop w:val="0"/>
          <w:marBottom w:val="0"/>
          <w:divBdr>
            <w:top w:val="none" w:sz="0" w:space="0" w:color="auto"/>
            <w:left w:val="none" w:sz="0" w:space="0" w:color="auto"/>
            <w:bottom w:val="none" w:sz="0" w:space="0" w:color="auto"/>
            <w:right w:val="none" w:sz="0" w:space="0" w:color="auto"/>
          </w:divBdr>
        </w:div>
        <w:div w:id="2094084059">
          <w:marLeft w:val="0"/>
          <w:marRight w:val="0"/>
          <w:marTop w:val="0"/>
          <w:marBottom w:val="0"/>
          <w:divBdr>
            <w:top w:val="none" w:sz="0" w:space="0" w:color="auto"/>
            <w:left w:val="none" w:sz="0" w:space="0" w:color="auto"/>
            <w:bottom w:val="none" w:sz="0" w:space="0" w:color="auto"/>
            <w:right w:val="none" w:sz="0" w:space="0" w:color="auto"/>
          </w:divBdr>
        </w:div>
      </w:divsChild>
    </w:div>
    <w:div w:id="1138184973">
      <w:bodyDiv w:val="1"/>
      <w:marLeft w:val="0"/>
      <w:marRight w:val="0"/>
      <w:marTop w:val="0"/>
      <w:marBottom w:val="0"/>
      <w:divBdr>
        <w:top w:val="none" w:sz="0" w:space="0" w:color="auto"/>
        <w:left w:val="none" w:sz="0" w:space="0" w:color="auto"/>
        <w:bottom w:val="none" w:sz="0" w:space="0" w:color="auto"/>
        <w:right w:val="none" w:sz="0" w:space="0" w:color="auto"/>
      </w:divBdr>
      <w:divsChild>
        <w:div w:id="1130828486">
          <w:marLeft w:val="480"/>
          <w:marRight w:val="0"/>
          <w:marTop w:val="0"/>
          <w:marBottom w:val="0"/>
          <w:divBdr>
            <w:top w:val="none" w:sz="0" w:space="0" w:color="auto"/>
            <w:left w:val="none" w:sz="0" w:space="0" w:color="auto"/>
            <w:bottom w:val="none" w:sz="0" w:space="0" w:color="auto"/>
            <w:right w:val="none" w:sz="0" w:space="0" w:color="auto"/>
          </w:divBdr>
          <w:divsChild>
            <w:div w:id="82655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3127">
      <w:bodyDiv w:val="1"/>
      <w:marLeft w:val="0"/>
      <w:marRight w:val="0"/>
      <w:marTop w:val="0"/>
      <w:marBottom w:val="0"/>
      <w:divBdr>
        <w:top w:val="none" w:sz="0" w:space="0" w:color="auto"/>
        <w:left w:val="none" w:sz="0" w:space="0" w:color="auto"/>
        <w:bottom w:val="none" w:sz="0" w:space="0" w:color="auto"/>
        <w:right w:val="none" w:sz="0" w:space="0" w:color="auto"/>
      </w:divBdr>
    </w:div>
    <w:div w:id="1314144833">
      <w:bodyDiv w:val="1"/>
      <w:marLeft w:val="0"/>
      <w:marRight w:val="0"/>
      <w:marTop w:val="0"/>
      <w:marBottom w:val="0"/>
      <w:divBdr>
        <w:top w:val="none" w:sz="0" w:space="0" w:color="auto"/>
        <w:left w:val="none" w:sz="0" w:space="0" w:color="auto"/>
        <w:bottom w:val="none" w:sz="0" w:space="0" w:color="auto"/>
        <w:right w:val="none" w:sz="0" w:space="0" w:color="auto"/>
      </w:divBdr>
    </w:div>
    <w:div w:id="1365788006">
      <w:bodyDiv w:val="1"/>
      <w:marLeft w:val="0"/>
      <w:marRight w:val="0"/>
      <w:marTop w:val="0"/>
      <w:marBottom w:val="0"/>
      <w:divBdr>
        <w:top w:val="none" w:sz="0" w:space="0" w:color="auto"/>
        <w:left w:val="none" w:sz="0" w:space="0" w:color="auto"/>
        <w:bottom w:val="none" w:sz="0" w:space="0" w:color="auto"/>
        <w:right w:val="none" w:sz="0" w:space="0" w:color="auto"/>
      </w:divBdr>
    </w:div>
    <w:div w:id="1408305673">
      <w:bodyDiv w:val="1"/>
      <w:marLeft w:val="0"/>
      <w:marRight w:val="0"/>
      <w:marTop w:val="0"/>
      <w:marBottom w:val="0"/>
      <w:divBdr>
        <w:top w:val="none" w:sz="0" w:space="0" w:color="auto"/>
        <w:left w:val="none" w:sz="0" w:space="0" w:color="auto"/>
        <w:bottom w:val="none" w:sz="0" w:space="0" w:color="auto"/>
        <w:right w:val="none" w:sz="0" w:space="0" w:color="auto"/>
      </w:divBdr>
      <w:divsChild>
        <w:div w:id="857543890">
          <w:marLeft w:val="60"/>
          <w:marRight w:val="0"/>
          <w:marTop w:val="0"/>
          <w:marBottom w:val="0"/>
          <w:divBdr>
            <w:top w:val="none" w:sz="0" w:space="0" w:color="auto"/>
            <w:left w:val="none" w:sz="0" w:space="0" w:color="auto"/>
            <w:bottom w:val="none" w:sz="0" w:space="0" w:color="auto"/>
            <w:right w:val="none" w:sz="0" w:space="0" w:color="auto"/>
          </w:divBdr>
        </w:div>
        <w:div w:id="1846479303">
          <w:marLeft w:val="0"/>
          <w:marRight w:val="0"/>
          <w:marTop w:val="0"/>
          <w:marBottom w:val="0"/>
          <w:divBdr>
            <w:top w:val="none" w:sz="0" w:space="0" w:color="auto"/>
            <w:left w:val="none" w:sz="0" w:space="0" w:color="auto"/>
            <w:bottom w:val="none" w:sz="0" w:space="0" w:color="auto"/>
            <w:right w:val="none" w:sz="0" w:space="0" w:color="auto"/>
          </w:divBdr>
          <w:divsChild>
            <w:div w:id="2146190754">
              <w:marLeft w:val="0"/>
              <w:marRight w:val="0"/>
              <w:marTop w:val="0"/>
              <w:marBottom w:val="0"/>
              <w:divBdr>
                <w:top w:val="none" w:sz="0" w:space="0" w:color="auto"/>
                <w:left w:val="none" w:sz="0" w:space="0" w:color="auto"/>
                <w:bottom w:val="none" w:sz="0" w:space="0" w:color="auto"/>
                <w:right w:val="none" w:sz="0" w:space="0" w:color="auto"/>
              </w:divBdr>
              <w:divsChild>
                <w:div w:id="14207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920454">
      <w:bodyDiv w:val="1"/>
      <w:marLeft w:val="0"/>
      <w:marRight w:val="0"/>
      <w:marTop w:val="0"/>
      <w:marBottom w:val="0"/>
      <w:divBdr>
        <w:top w:val="none" w:sz="0" w:space="0" w:color="auto"/>
        <w:left w:val="none" w:sz="0" w:space="0" w:color="auto"/>
        <w:bottom w:val="none" w:sz="0" w:space="0" w:color="auto"/>
        <w:right w:val="none" w:sz="0" w:space="0" w:color="auto"/>
      </w:divBdr>
      <w:divsChild>
        <w:div w:id="989287345">
          <w:marLeft w:val="480"/>
          <w:marRight w:val="0"/>
          <w:marTop w:val="0"/>
          <w:marBottom w:val="0"/>
          <w:divBdr>
            <w:top w:val="none" w:sz="0" w:space="0" w:color="auto"/>
            <w:left w:val="none" w:sz="0" w:space="0" w:color="auto"/>
            <w:bottom w:val="none" w:sz="0" w:space="0" w:color="auto"/>
            <w:right w:val="none" w:sz="0" w:space="0" w:color="auto"/>
          </w:divBdr>
          <w:divsChild>
            <w:div w:id="743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5009">
      <w:bodyDiv w:val="1"/>
      <w:marLeft w:val="0"/>
      <w:marRight w:val="0"/>
      <w:marTop w:val="0"/>
      <w:marBottom w:val="0"/>
      <w:divBdr>
        <w:top w:val="none" w:sz="0" w:space="0" w:color="auto"/>
        <w:left w:val="none" w:sz="0" w:space="0" w:color="auto"/>
        <w:bottom w:val="none" w:sz="0" w:space="0" w:color="auto"/>
        <w:right w:val="none" w:sz="0" w:space="0" w:color="auto"/>
      </w:divBdr>
    </w:div>
    <w:div w:id="1659916547">
      <w:bodyDiv w:val="1"/>
      <w:marLeft w:val="0"/>
      <w:marRight w:val="0"/>
      <w:marTop w:val="0"/>
      <w:marBottom w:val="0"/>
      <w:divBdr>
        <w:top w:val="none" w:sz="0" w:space="0" w:color="auto"/>
        <w:left w:val="none" w:sz="0" w:space="0" w:color="auto"/>
        <w:bottom w:val="none" w:sz="0" w:space="0" w:color="auto"/>
        <w:right w:val="none" w:sz="0" w:space="0" w:color="auto"/>
      </w:divBdr>
    </w:div>
    <w:div w:id="1806698080">
      <w:bodyDiv w:val="1"/>
      <w:marLeft w:val="0"/>
      <w:marRight w:val="0"/>
      <w:marTop w:val="0"/>
      <w:marBottom w:val="0"/>
      <w:divBdr>
        <w:top w:val="none" w:sz="0" w:space="0" w:color="auto"/>
        <w:left w:val="none" w:sz="0" w:space="0" w:color="auto"/>
        <w:bottom w:val="none" w:sz="0" w:space="0" w:color="auto"/>
        <w:right w:val="none" w:sz="0" w:space="0" w:color="auto"/>
      </w:divBdr>
      <w:divsChild>
        <w:div w:id="1235435314">
          <w:marLeft w:val="480"/>
          <w:marRight w:val="0"/>
          <w:marTop w:val="0"/>
          <w:marBottom w:val="0"/>
          <w:divBdr>
            <w:top w:val="none" w:sz="0" w:space="0" w:color="auto"/>
            <w:left w:val="none" w:sz="0" w:space="0" w:color="auto"/>
            <w:bottom w:val="none" w:sz="0" w:space="0" w:color="auto"/>
            <w:right w:val="none" w:sz="0" w:space="0" w:color="auto"/>
          </w:divBdr>
          <w:divsChild>
            <w:div w:id="132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2227">
      <w:bodyDiv w:val="1"/>
      <w:marLeft w:val="0"/>
      <w:marRight w:val="0"/>
      <w:marTop w:val="0"/>
      <w:marBottom w:val="0"/>
      <w:divBdr>
        <w:top w:val="none" w:sz="0" w:space="0" w:color="auto"/>
        <w:left w:val="none" w:sz="0" w:space="0" w:color="auto"/>
        <w:bottom w:val="none" w:sz="0" w:space="0" w:color="auto"/>
        <w:right w:val="none" w:sz="0" w:space="0" w:color="auto"/>
      </w:divBdr>
    </w:div>
    <w:div w:id="204632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2D841-1EC4-40D2-9AC7-77C0BCB3B7EA}">
  <ds:schemaRefs>
    <ds:schemaRef ds:uri="http://schemas.openxmlformats.org/officeDocument/2006/bibliography"/>
  </ds:schemaRefs>
</ds:datastoreItem>
</file>

<file path=docMetadata/LabelInfo.xml><?xml version="1.0" encoding="utf-8"?>
<clbl:labelList xmlns:clbl="http://schemas.microsoft.com/office/2020/mipLabelMetadata">
  <clbl:label id="{1a229230-59b3-4fd8-af36-138931aade8d}" enabled="1" method="Standard" siteId="{a79016de-bdd0-4e47-91f4-79416ab912ad}" removed="0"/>
  <clbl:label id="{5217e0e7-539d-4563-b1bf-7c6dcf074f91}" enabled="0" method="" siteId="{5217e0e7-539d-4563-b1bf-7c6dcf074f91}" removed="1"/>
</clbl:labelList>
</file>

<file path=docProps/app.xml><?xml version="1.0" encoding="utf-8"?>
<Properties xmlns="http://schemas.openxmlformats.org/officeDocument/2006/extended-properties" xmlns:vt="http://schemas.openxmlformats.org/officeDocument/2006/docPropsVTypes">
  <Template>Normal.dotm</Template>
  <TotalTime>241</TotalTime>
  <Pages>19</Pages>
  <Words>6457</Words>
  <Characters>33581</Characters>
  <Application>Microsoft Office Word</Application>
  <DocSecurity>0</DocSecurity>
  <Lines>987</Lines>
  <Paragraphs>834</Paragraphs>
  <ScaleCrop>false</ScaleCrop>
  <HeadingPairs>
    <vt:vector size="2" baseType="variant">
      <vt:variant>
        <vt:lpstr>Title</vt:lpstr>
      </vt:variant>
      <vt:variant>
        <vt:i4>1</vt:i4>
      </vt:variant>
    </vt:vector>
  </HeadingPairs>
  <TitlesOfParts>
    <vt:vector size="1" baseType="lpstr">
      <vt:lpstr/>
    </vt:vector>
  </TitlesOfParts>
  <Company>Intermountain Healthcare</Company>
  <LinksUpToDate>false</LinksUpToDate>
  <CharactersWithSpaces>39204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Dodson</dc:creator>
  <cp:keywords/>
  <dc:description/>
  <cp:lastModifiedBy>Mark Dodson</cp:lastModifiedBy>
  <cp:revision>4</cp:revision>
  <dcterms:created xsi:type="dcterms:W3CDTF">2025-11-21T16:40:00Z</dcterms:created>
  <dcterms:modified xsi:type="dcterms:W3CDTF">2025-11-21T21:13:00Z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id="pEO36QZ0"/&gt;&lt;style id="http://www.zotero.org/styles/chicago-note-bibliography" locale="en-US"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